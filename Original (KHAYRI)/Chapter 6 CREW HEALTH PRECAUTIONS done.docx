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0DF" w:rsidRDefault="008420D5">
      <w:pPr>
        <w:pStyle w:val="TM2"/>
        <w:rPr>
          <w:rFonts w:asciiTheme="minorHAnsi" w:eastAsiaTheme="minorEastAsia" w:hAnsiTheme="minorHAnsi" w:cstheme="minorBidi"/>
          <w:b w:val="0"/>
          <w:noProof/>
          <w:sz w:val="22"/>
          <w:szCs w:val="22"/>
          <w:lang w:val="fr-FR" w:eastAsia="fr-FR"/>
        </w:rPr>
      </w:pPr>
      <w:r w:rsidRPr="008420D5">
        <w:rPr>
          <w:rFonts w:ascii="Arial" w:hAnsi="Arial" w:cs="Arial"/>
        </w:rPr>
        <w:fldChar w:fldCharType="begin"/>
      </w:r>
      <w:r w:rsidR="0083631A" w:rsidRPr="008B5972">
        <w:rPr>
          <w:rFonts w:ascii="Arial" w:hAnsi="Arial" w:cs="Arial"/>
        </w:rPr>
        <w:instrText xml:space="preserve"> TOC \o "1-3" \h \z \t "Heading 5,5,Heading 6,6,Heading 7,7,Heading 8,8,Heading 9,9" </w:instrText>
      </w:r>
      <w:r w:rsidRPr="008420D5">
        <w:rPr>
          <w:rFonts w:ascii="Arial" w:hAnsi="Arial" w:cs="Arial"/>
        </w:rPr>
        <w:fldChar w:fldCharType="separate"/>
      </w:r>
      <w:hyperlink w:anchor="_Toc221695287" w:history="1">
        <w:r w:rsidR="006230DF" w:rsidRPr="00AF51F3">
          <w:rPr>
            <w:rStyle w:val="Lienhypertexte"/>
            <w:rFonts w:ascii="Helvetica" w:hAnsi="Helvetica" w:cs="Arial"/>
            <w:noProof/>
          </w:rPr>
          <w:t>6.1.</w:t>
        </w:r>
        <w:r w:rsidR="006230DF">
          <w:rPr>
            <w:rFonts w:asciiTheme="minorHAnsi" w:eastAsiaTheme="minorEastAsia" w:hAnsiTheme="minorHAnsi" w:cstheme="minorBidi"/>
            <w:b w:val="0"/>
            <w:noProof/>
            <w:sz w:val="22"/>
            <w:szCs w:val="22"/>
            <w:lang w:val="fr-FR" w:eastAsia="fr-FR"/>
          </w:rPr>
          <w:tab/>
        </w:r>
        <w:r w:rsidR="006230DF" w:rsidRPr="00AF51F3">
          <w:rPr>
            <w:rStyle w:val="Lienhypertexte"/>
            <w:rFonts w:cs="Arial"/>
            <w:noProof/>
          </w:rPr>
          <w:t>General crew health requirements</w:t>
        </w:r>
        <w:r w:rsidR="006230DF">
          <w:rPr>
            <w:noProof/>
            <w:webHidden/>
          </w:rPr>
          <w:tab/>
        </w:r>
        <w:r w:rsidR="006230DF">
          <w:rPr>
            <w:noProof/>
            <w:webHidden/>
          </w:rPr>
          <w:fldChar w:fldCharType="begin"/>
        </w:r>
        <w:r w:rsidR="006230DF">
          <w:rPr>
            <w:noProof/>
            <w:webHidden/>
          </w:rPr>
          <w:instrText xml:space="preserve"> PAGEREF _Toc221695287 \h </w:instrText>
        </w:r>
        <w:r w:rsidR="006230DF">
          <w:rPr>
            <w:noProof/>
            <w:webHidden/>
          </w:rPr>
        </w:r>
        <w:r w:rsidR="006230DF">
          <w:rPr>
            <w:noProof/>
            <w:webHidden/>
          </w:rPr>
          <w:fldChar w:fldCharType="separate"/>
        </w:r>
        <w:r w:rsidR="006230DF">
          <w:rPr>
            <w:noProof/>
            <w:webHidden/>
          </w:rPr>
          <w:t>2</w:t>
        </w:r>
        <w:r w:rsidR="006230DF">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288" w:history="1">
        <w:r w:rsidRPr="00AF51F3">
          <w:rPr>
            <w:rStyle w:val="Lienhypertexte"/>
            <w:rFonts w:cs="Arial"/>
            <w:noProof/>
          </w:rPr>
          <w:t>6.1.1.</w:t>
        </w:r>
        <w:r>
          <w:rPr>
            <w:rFonts w:asciiTheme="minorHAnsi" w:eastAsiaTheme="minorEastAsia" w:hAnsiTheme="minorHAnsi" w:cstheme="minorBidi"/>
            <w:noProof/>
            <w:sz w:val="22"/>
            <w:szCs w:val="22"/>
            <w:lang w:val="fr-FR" w:eastAsia="fr-FR"/>
          </w:rPr>
          <w:tab/>
        </w:r>
        <w:r w:rsidRPr="00AF51F3">
          <w:rPr>
            <w:rStyle w:val="Lienhypertexte"/>
            <w:rFonts w:cs="Arial"/>
            <w:noProof/>
          </w:rPr>
          <w:t>General</w:t>
        </w:r>
        <w:r>
          <w:rPr>
            <w:noProof/>
            <w:webHidden/>
          </w:rPr>
          <w:tab/>
        </w:r>
        <w:r>
          <w:rPr>
            <w:noProof/>
            <w:webHidden/>
          </w:rPr>
          <w:fldChar w:fldCharType="begin"/>
        </w:r>
        <w:r>
          <w:rPr>
            <w:noProof/>
            <w:webHidden/>
          </w:rPr>
          <w:instrText xml:space="preserve"> PAGEREF _Toc221695288 \h </w:instrText>
        </w:r>
        <w:r>
          <w:rPr>
            <w:noProof/>
            <w:webHidden/>
          </w:rPr>
        </w:r>
        <w:r>
          <w:rPr>
            <w:noProof/>
            <w:webHidden/>
          </w:rPr>
          <w:fldChar w:fldCharType="separate"/>
        </w:r>
        <w:r>
          <w:rPr>
            <w:noProof/>
            <w:webHidden/>
          </w:rPr>
          <w:t>2</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289" w:history="1">
        <w:r w:rsidRPr="00AF51F3">
          <w:rPr>
            <w:rStyle w:val="Lienhypertexte"/>
            <w:rFonts w:cs="Arial"/>
            <w:noProof/>
          </w:rPr>
          <w:t>6.1.2.</w:t>
        </w:r>
        <w:r>
          <w:rPr>
            <w:rFonts w:asciiTheme="minorHAnsi" w:eastAsiaTheme="minorEastAsia" w:hAnsiTheme="minorHAnsi" w:cstheme="minorBidi"/>
            <w:noProof/>
            <w:sz w:val="22"/>
            <w:szCs w:val="22"/>
            <w:lang w:val="fr-FR" w:eastAsia="fr-FR"/>
          </w:rPr>
          <w:tab/>
        </w:r>
        <w:r w:rsidRPr="00AF51F3">
          <w:rPr>
            <w:rStyle w:val="Lienhypertexte"/>
            <w:rFonts w:cs="Arial"/>
            <w:noProof/>
          </w:rPr>
          <w:t>Alcohol and other intoxicating liquor</w:t>
        </w:r>
        <w:r>
          <w:rPr>
            <w:noProof/>
            <w:webHidden/>
          </w:rPr>
          <w:tab/>
        </w:r>
        <w:r>
          <w:rPr>
            <w:noProof/>
            <w:webHidden/>
          </w:rPr>
          <w:fldChar w:fldCharType="begin"/>
        </w:r>
        <w:r>
          <w:rPr>
            <w:noProof/>
            <w:webHidden/>
          </w:rPr>
          <w:instrText xml:space="preserve"> PAGEREF _Toc221695289 \h </w:instrText>
        </w:r>
        <w:r>
          <w:rPr>
            <w:noProof/>
            <w:webHidden/>
          </w:rPr>
        </w:r>
        <w:r>
          <w:rPr>
            <w:noProof/>
            <w:webHidden/>
          </w:rPr>
          <w:fldChar w:fldCharType="separate"/>
        </w:r>
        <w:r>
          <w:rPr>
            <w:noProof/>
            <w:webHidden/>
          </w:rPr>
          <w:t>3</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290" w:history="1">
        <w:r w:rsidRPr="00AF51F3">
          <w:rPr>
            <w:rStyle w:val="Lienhypertexte"/>
            <w:rFonts w:cs="Arial"/>
            <w:noProof/>
          </w:rPr>
          <w:t>6.1.3.</w:t>
        </w:r>
        <w:r>
          <w:rPr>
            <w:rFonts w:asciiTheme="minorHAnsi" w:eastAsiaTheme="minorEastAsia" w:hAnsiTheme="minorHAnsi" w:cstheme="minorBidi"/>
            <w:noProof/>
            <w:sz w:val="22"/>
            <w:szCs w:val="22"/>
            <w:lang w:val="fr-FR" w:eastAsia="fr-FR"/>
          </w:rPr>
          <w:tab/>
        </w:r>
        <w:r w:rsidRPr="00AF51F3">
          <w:rPr>
            <w:rStyle w:val="Lienhypertexte"/>
            <w:rFonts w:cs="Arial"/>
            <w:noProof/>
          </w:rPr>
          <w:t>Narcotics</w:t>
        </w:r>
        <w:r>
          <w:rPr>
            <w:noProof/>
            <w:webHidden/>
          </w:rPr>
          <w:tab/>
        </w:r>
        <w:r>
          <w:rPr>
            <w:noProof/>
            <w:webHidden/>
          </w:rPr>
          <w:fldChar w:fldCharType="begin"/>
        </w:r>
        <w:r>
          <w:rPr>
            <w:noProof/>
            <w:webHidden/>
          </w:rPr>
          <w:instrText xml:space="preserve"> PAGEREF _Toc221695290 \h </w:instrText>
        </w:r>
        <w:r>
          <w:rPr>
            <w:noProof/>
            <w:webHidden/>
          </w:rPr>
        </w:r>
        <w:r>
          <w:rPr>
            <w:noProof/>
            <w:webHidden/>
          </w:rPr>
          <w:fldChar w:fldCharType="separate"/>
        </w:r>
        <w:r>
          <w:rPr>
            <w:noProof/>
            <w:webHidden/>
          </w:rPr>
          <w:t>4</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291" w:history="1">
        <w:r w:rsidRPr="00AF51F3">
          <w:rPr>
            <w:rStyle w:val="Lienhypertexte"/>
            <w:rFonts w:cs="Arial"/>
            <w:noProof/>
          </w:rPr>
          <w:t>6.1.4.</w:t>
        </w:r>
        <w:r>
          <w:rPr>
            <w:rFonts w:asciiTheme="minorHAnsi" w:eastAsiaTheme="minorEastAsia" w:hAnsiTheme="minorHAnsi" w:cstheme="minorBidi"/>
            <w:noProof/>
            <w:sz w:val="22"/>
            <w:szCs w:val="22"/>
            <w:lang w:val="fr-FR" w:eastAsia="fr-FR"/>
          </w:rPr>
          <w:tab/>
        </w:r>
        <w:r w:rsidRPr="00AF51F3">
          <w:rPr>
            <w:rStyle w:val="Lienhypertexte"/>
            <w:rFonts w:cs="Arial"/>
            <w:noProof/>
          </w:rPr>
          <w:t>Drugs, sleeping tablets and pharmaceutical preparations</w:t>
        </w:r>
        <w:r>
          <w:rPr>
            <w:noProof/>
            <w:webHidden/>
          </w:rPr>
          <w:tab/>
        </w:r>
        <w:r>
          <w:rPr>
            <w:noProof/>
            <w:webHidden/>
          </w:rPr>
          <w:fldChar w:fldCharType="begin"/>
        </w:r>
        <w:r>
          <w:rPr>
            <w:noProof/>
            <w:webHidden/>
          </w:rPr>
          <w:instrText xml:space="preserve"> PAGEREF _Toc221695291 \h </w:instrText>
        </w:r>
        <w:r>
          <w:rPr>
            <w:noProof/>
            <w:webHidden/>
          </w:rPr>
        </w:r>
        <w:r>
          <w:rPr>
            <w:noProof/>
            <w:webHidden/>
          </w:rPr>
          <w:fldChar w:fldCharType="separate"/>
        </w:r>
        <w:r>
          <w:rPr>
            <w:noProof/>
            <w:webHidden/>
          </w:rPr>
          <w:t>4</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292" w:history="1">
        <w:r w:rsidRPr="00AF51F3">
          <w:rPr>
            <w:rStyle w:val="Lienhypertexte"/>
            <w:rFonts w:cs="Arial"/>
            <w:noProof/>
          </w:rPr>
          <w:t>6.1.5.</w:t>
        </w:r>
        <w:r>
          <w:rPr>
            <w:rFonts w:asciiTheme="minorHAnsi" w:eastAsiaTheme="minorEastAsia" w:hAnsiTheme="minorHAnsi" w:cstheme="minorBidi"/>
            <w:noProof/>
            <w:sz w:val="22"/>
            <w:szCs w:val="22"/>
            <w:lang w:val="fr-FR" w:eastAsia="fr-FR"/>
          </w:rPr>
          <w:tab/>
        </w:r>
        <w:r w:rsidRPr="00AF51F3">
          <w:rPr>
            <w:rStyle w:val="Lienhypertexte"/>
            <w:rFonts w:cs="Arial"/>
            <w:noProof/>
          </w:rPr>
          <w:t>Immunization</w:t>
        </w:r>
        <w:r>
          <w:rPr>
            <w:noProof/>
            <w:webHidden/>
          </w:rPr>
          <w:tab/>
        </w:r>
        <w:r>
          <w:rPr>
            <w:noProof/>
            <w:webHidden/>
          </w:rPr>
          <w:fldChar w:fldCharType="begin"/>
        </w:r>
        <w:r>
          <w:rPr>
            <w:noProof/>
            <w:webHidden/>
          </w:rPr>
          <w:instrText xml:space="preserve"> PAGEREF _Toc221695292 \h </w:instrText>
        </w:r>
        <w:r>
          <w:rPr>
            <w:noProof/>
            <w:webHidden/>
          </w:rPr>
        </w:r>
        <w:r>
          <w:rPr>
            <w:noProof/>
            <w:webHidden/>
          </w:rPr>
          <w:fldChar w:fldCharType="separate"/>
        </w:r>
        <w:r>
          <w:rPr>
            <w:noProof/>
            <w:webHidden/>
          </w:rPr>
          <w:t>6</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293" w:history="1">
        <w:r w:rsidRPr="00AF51F3">
          <w:rPr>
            <w:rStyle w:val="Lienhypertexte"/>
            <w:rFonts w:cs="Arial"/>
            <w:noProof/>
          </w:rPr>
          <w:t>6.1.6.</w:t>
        </w:r>
        <w:r>
          <w:rPr>
            <w:rFonts w:asciiTheme="minorHAnsi" w:eastAsiaTheme="minorEastAsia" w:hAnsiTheme="minorHAnsi" w:cstheme="minorBidi"/>
            <w:noProof/>
            <w:sz w:val="22"/>
            <w:szCs w:val="22"/>
            <w:lang w:val="fr-FR" w:eastAsia="fr-FR"/>
          </w:rPr>
          <w:tab/>
        </w:r>
        <w:r w:rsidRPr="00AF51F3">
          <w:rPr>
            <w:rStyle w:val="Lienhypertexte"/>
            <w:rFonts w:cs="Arial"/>
            <w:noProof/>
          </w:rPr>
          <w:t>Deep diving</w:t>
        </w:r>
        <w:r>
          <w:rPr>
            <w:noProof/>
            <w:webHidden/>
          </w:rPr>
          <w:tab/>
        </w:r>
        <w:r>
          <w:rPr>
            <w:noProof/>
            <w:webHidden/>
          </w:rPr>
          <w:fldChar w:fldCharType="begin"/>
        </w:r>
        <w:r>
          <w:rPr>
            <w:noProof/>
            <w:webHidden/>
          </w:rPr>
          <w:instrText xml:space="preserve"> PAGEREF _Toc221695293 \h </w:instrText>
        </w:r>
        <w:r>
          <w:rPr>
            <w:noProof/>
            <w:webHidden/>
          </w:rPr>
        </w:r>
        <w:r>
          <w:rPr>
            <w:noProof/>
            <w:webHidden/>
          </w:rPr>
          <w:fldChar w:fldCharType="separate"/>
        </w:r>
        <w:r>
          <w:rPr>
            <w:noProof/>
            <w:webHidden/>
          </w:rPr>
          <w:t>7</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294" w:history="1">
        <w:r w:rsidRPr="00AF51F3">
          <w:rPr>
            <w:rStyle w:val="Lienhypertexte"/>
            <w:rFonts w:cs="Arial"/>
            <w:noProof/>
          </w:rPr>
          <w:t>6.1.7.</w:t>
        </w:r>
        <w:r>
          <w:rPr>
            <w:rFonts w:asciiTheme="minorHAnsi" w:eastAsiaTheme="minorEastAsia" w:hAnsiTheme="minorHAnsi" w:cstheme="minorBidi"/>
            <w:noProof/>
            <w:sz w:val="22"/>
            <w:szCs w:val="22"/>
            <w:lang w:val="fr-FR" w:eastAsia="fr-FR"/>
          </w:rPr>
          <w:tab/>
        </w:r>
        <w:r w:rsidRPr="00AF51F3">
          <w:rPr>
            <w:rStyle w:val="Lienhypertexte"/>
            <w:rFonts w:cs="Arial"/>
            <w:noProof/>
          </w:rPr>
          <w:t>Blood Donation</w:t>
        </w:r>
        <w:r>
          <w:rPr>
            <w:noProof/>
            <w:webHidden/>
          </w:rPr>
          <w:tab/>
        </w:r>
        <w:r>
          <w:rPr>
            <w:noProof/>
            <w:webHidden/>
          </w:rPr>
          <w:fldChar w:fldCharType="begin"/>
        </w:r>
        <w:r>
          <w:rPr>
            <w:noProof/>
            <w:webHidden/>
          </w:rPr>
          <w:instrText xml:space="preserve"> PAGEREF _Toc221695294 \h </w:instrText>
        </w:r>
        <w:r>
          <w:rPr>
            <w:noProof/>
            <w:webHidden/>
          </w:rPr>
        </w:r>
        <w:r>
          <w:rPr>
            <w:noProof/>
            <w:webHidden/>
          </w:rPr>
          <w:fldChar w:fldCharType="separate"/>
        </w:r>
        <w:r>
          <w:rPr>
            <w:noProof/>
            <w:webHidden/>
          </w:rPr>
          <w:t>7</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295" w:history="1">
        <w:r w:rsidRPr="00AF51F3">
          <w:rPr>
            <w:rStyle w:val="Lienhypertexte"/>
            <w:rFonts w:cs="Arial"/>
            <w:noProof/>
          </w:rPr>
          <w:t>6.1.8.</w:t>
        </w:r>
        <w:r>
          <w:rPr>
            <w:rFonts w:asciiTheme="minorHAnsi" w:eastAsiaTheme="minorEastAsia" w:hAnsiTheme="minorHAnsi" w:cstheme="minorBidi"/>
            <w:noProof/>
            <w:sz w:val="22"/>
            <w:szCs w:val="22"/>
            <w:lang w:val="fr-FR" w:eastAsia="fr-FR"/>
          </w:rPr>
          <w:tab/>
        </w:r>
        <w:r w:rsidRPr="00AF51F3">
          <w:rPr>
            <w:rStyle w:val="Lienhypertexte"/>
            <w:rFonts w:cs="Arial"/>
            <w:noProof/>
          </w:rPr>
          <w:t>Meal precautions prior to and during flight</w:t>
        </w:r>
        <w:r>
          <w:rPr>
            <w:noProof/>
            <w:webHidden/>
          </w:rPr>
          <w:tab/>
        </w:r>
        <w:r>
          <w:rPr>
            <w:noProof/>
            <w:webHidden/>
          </w:rPr>
          <w:fldChar w:fldCharType="begin"/>
        </w:r>
        <w:r>
          <w:rPr>
            <w:noProof/>
            <w:webHidden/>
          </w:rPr>
          <w:instrText xml:space="preserve"> PAGEREF _Toc221695295 \h </w:instrText>
        </w:r>
        <w:r>
          <w:rPr>
            <w:noProof/>
            <w:webHidden/>
          </w:rPr>
        </w:r>
        <w:r>
          <w:rPr>
            <w:noProof/>
            <w:webHidden/>
          </w:rPr>
          <w:fldChar w:fldCharType="separate"/>
        </w:r>
        <w:r>
          <w:rPr>
            <w:noProof/>
            <w:webHidden/>
          </w:rPr>
          <w:t>7</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296" w:history="1">
        <w:r w:rsidRPr="00AF51F3">
          <w:rPr>
            <w:rStyle w:val="Lienhypertexte"/>
            <w:rFonts w:cs="Arial"/>
            <w:noProof/>
          </w:rPr>
          <w:t>6.1.9.</w:t>
        </w:r>
        <w:r>
          <w:rPr>
            <w:rFonts w:asciiTheme="minorHAnsi" w:eastAsiaTheme="minorEastAsia" w:hAnsiTheme="minorHAnsi" w:cstheme="minorBidi"/>
            <w:noProof/>
            <w:sz w:val="22"/>
            <w:szCs w:val="22"/>
            <w:lang w:val="fr-FR" w:eastAsia="fr-FR"/>
          </w:rPr>
          <w:tab/>
        </w:r>
        <w:r w:rsidRPr="00AF51F3">
          <w:rPr>
            <w:rStyle w:val="Lienhypertexte"/>
            <w:rFonts w:cs="Arial"/>
            <w:noProof/>
          </w:rPr>
          <w:t>Sleep and rest</w:t>
        </w:r>
        <w:r>
          <w:rPr>
            <w:noProof/>
            <w:webHidden/>
          </w:rPr>
          <w:tab/>
        </w:r>
        <w:r>
          <w:rPr>
            <w:noProof/>
            <w:webHidden/>
          </w:rPr>
          <w:fldChar w:fldCharType="begin"/>
        </w:r>
        <w:r>
          <w:rPr>
            <w:noProof/>
            <w:webHidden/>
          </w:rPr>
          <w:instrText xml:space="preserve"> PAGEREF _Toc221695296 \h </w:instrText>
        </w:r>
        <w:r>
          <w:rPr>
            <w:noProof/>
            <w:webHidden/>
          </w:rPr>
        </w:r>
        <w:r>
          <w:rPr>
            <w:noProof/>
            <w:webHidden/>
          </w:rPr>
          <w:fldChar w:fldCharType="separate"/>
        </w:r>
        <w:r>
          <w:rPr>
            <w:noProof/>
            <w:webHidden/>
          </w:rPr>
          <w:t>8</w:t>
        </w:r>
        <w:r>
          <w:rPr>
            <w:noProof/>
            <w:webHidden/>
          </w:rPr>
          <w:fldChar w:fldCharType="end"/>
        </w:r>
      </w:hyperlink>
    </w:p>
    <w:p w:rsidR="006230DF" w:rsidRDefault="006230DF">
      <w:pPr>
        <w:pStyle w:val="TM3"/>
        <w:tabs>
          <w:tab w:val="left" w:pos="1100"/>
          <w:tab w:val="right" w:leader="dot" w:pos="9062"/>
        </w:tabs>
        <w:rPr>
          <w:rFonts w:asciiTheme="minorHAnsi" w:eastAsiaTheme="minorEastAsia" w:hAnsiTheme="minorHAnsi" w:cstheme="minorBidi"/>
          <w:noProof/>
          <w:sz w:val="22"/>
          <w:szCs w:val="22"/>
          <w:lang w:val="fr-FR" w:eastAsia="fr-FR"/>
        </w:rPr>
      </w:pPr>
      <w:hyperlink w:anchor="_Toc221695297" w:history="1">
        <w:r w:rsidRPr="00AF51F3">
          <w:rPr>
            <w:rStyle w:val="Lienhypertexte"/>
            <w:rFonts w:cs="Arial"/>
            <w:noProof/>
          </w:rPr>
          <w:t>6.1.10.</w:t>
        </w:r>
        <w:r>
          <w:rPr>
            <w:rFonts w:asciiTheme="minorHAnsi" w:eastAsiaTheme="minorEastAsia" w:hAnsiTheme="minorHAnsi" w:cstheme="minorBidi"/>
            <w:noProof/>
            <w:sz w:val="22"/>
            <w:szCs w:val="22"/>
            <w:lang w:val="fr-FR" w:eastAsia="fr-FR"/>
          </w:rPr>
          <w:tab/>
        </w:r>
        <w:r w:rsidRPr="00AF51F3">
          <w:rPr>
            <w:rStyle w:val="Lienhypertexte"/>
            <w:rFonts w:cs="Arial"/>
            <w:noProof/>
          </w:rPr>
          <w:t>Surgical operations</w:t>
        </w:r>
        <w:r>
          <w:rPr>
            <w:noProof/>
            <w:webHidden/>
          </w:rPr>
          <w:tab/>
        </w:r>
        <w:r>
          <w:rPr>
            <w:noProof/>
            <w:webHidden/>
          </w:rPr>
          <w:fldChar w:fldCharType="begin"/>
        </w:r>
        <w:r>
          <w:rPr>
            <w:noProof/>
            <w:webHidden/>
          </w:rPr>
          <w:instrText xml:space="preserve"> PAGEREF _Toc221695297 \h </w:instrText>
        </w:r>
        <w:r>
          <w:rPr>
            <w:noProof/>
            <w:webHidden/>
          </w:rPr>
        </w:r>
        <w:r>
          <w:rPr>
            <w:noProof/>
            <w:webHidden/>
          </w:rPr>
          <w:fldChar w:fldCharType="separate"/>
        </w:r>
        <w:r>
          <w:rPr>
            <w:noProof/>
            <w:webHidden/>
          </w:rPr>
          <w:t>9</w:t>
        </w:r>
        <w:r>
          <w:rPr>
            <w:noProof/>
            <w:webHidden/>
          </w:rPr>
          <w:fldChar w:fldCharType="end"/>
        </w:r>
      </w:hyperlink>
    </w:p>
    <w:p w:rsidR="006230DF" w:rsidRDefault="006230DF">
      <w:pPr>
        <w:pStyle w:val="TM3"/>
        <w:tabs>
          <w:tab w:val="left" w:pos="1100"/>
          <w:tab w:val="right" w:leader="dot" w:pos="9062"/>
        </w:tabs>
        <w:rPr>
          <w:rFonts w:asciiTheme="minorHAnsi" w:eastAsiaTheme="minorEastAsia" w:hAnsiTheme="minorHAnsi" w:cstheme="minorBidi"/>
          <w:noProof/>
          <w:sz w:val="22"/>
          <w:szCs w:val="22"/>
          <w:lang w:val="fr-FR" w:eastAsia="fr-FR"/>
        </w:rPr>
      </w:pPr>
      <w:hyperlink w:anchor="_Toc221695298" w:history="1">
        <w:r w:rsidRPr="00AF51F3">
          <w:rPr>
            <w:rStyle w:val="Lienhypertexte"/>
            <w:rFonts w:cs="Arial"/>
            <w:noProof/>
          </w:rPr>
          <w:t>6.1.11.</w:t>
        </w:r>
        <w:r>
          <w:rPr>
            <w:rFonts w:asciiTheme="minorHAnsi" w:eastAsiaTheme="minorEastAsia" w:hAnsiTheme="minorHAnsi" w:cstheme="minorBidi"/>
            <w:noProof/>
            <w:sz w:val="22"/>
            <w:szCs w:val="22"/>
            <w:lang w:val="fr-FR" w:eastAsia="fr-FR"/>
          </w:rPr>
          <w:tab/>
        </w:r>
        <w:r w:rsidRPr="00AF51F3">
          <w:rPr>
            <w:rStyle w:val="Lienhypertexte"/>
            <w:rFonts w:cs="Arial"/>
            <w:noProof/>
          </w:rPr>
          <w:t>Aero-medical advice should be sought prior to returning to flying duties following any surgical operation. Vision correction</w:t>
        </w:r>
        <w:r>
          <w:rPr>
            <w:noProof/>
            <w:webHidden/>
          </w:rPr>
          <w:tab/>
        </w:r>
        <w:r>
          <w:rPr>
            <w:noProof/>
            <w:webHidden/>
          </w:rPr>
          <w:fldChar w:fldCharType="begin"/>
        </w:r>
        <w:r>
          <w:rPr>
            <w:noProof/>
            <w:webHidden/>
          </w:rPr>
          <w:instrText xml:space="preserve"> PAGEREF _Toc221695298 \h </w:instrText>
        </w:r>
        <w:r>
          <w:rPr>
            <w:noProof/>
            <w:webHidden/>
          </w:rPr>
        </w:r>
        <w:r>
          <w:rPr>
            <w:noProof/>
            <w:webHidden/>
          </w:rPr>
          <w:fldChar w:fldCharType="separate"/>
        </w:r>
        <w:r>
          <w:rPr>
            <w:noProof/>
            <w:webHidden/>
          </w:rPr>
          <w:t>9</w:t>
        </w:r>
        <w:r>
          <w:rPr>
            <w:noProof/>
            <w:webHidden/>
          </w:rPr>
          <w:fldChar w:fldCharType="end"/>
        </w:r>
      </w:hyperlink>
    </w:p>
    <w:p w:rsidR="006230DF" w:rsidRDefault="006230DF">
      <w:pPr>
        <w:pStyle w:val="TM3"/>
        <w:tabs>
          <w:tab w:val="left" w:pos="1100"/>
          <w:tab w:val="right" w:leader="dot" w:pos="9062"/>
        </w:tabs>
        <w:rPr>
          <w:rFonts w:asciiTheme="minorHAnsi" w:eastAsiaTheme="minorEastAsia" w:hAnsiTheme="minorHAnsi" w:cstheme="minorBidi"/>
          <w:noProof/>
          <w:sz w:val="22"/>
          <w:szCs w:val="22"/>
          <w:lang w:val="fr-FR" w:eastAsia="fr-FR"/>
        </w:rPr>
      </w:pPr>
      <w:hyperlink w:anchor="_Toc221695299" w:history="1">
        <w:r w:rsidRPr="00AF51F3">
          <w:rPr>
            <w:rStyle w:val="Lienhypertexte"/>
            <w:rFonts w:cs="Arial"/>
            <w:noProof/>
          </w:rPr>
          <w:t>6.1.12.</w:t>
        </w:r>
        <w:r>
          <w:rPr>
            <w:rFonts w:asciiTheme="minorHAnsi" w:eastAsiaTheme="minorEastAsia" w:hAnsiTheme="minorHAnsi" w:cstheme="minorBidi"/>
            <w:noProof/>
            <w:sz w:val="22"/>
            <w:szCs w:val="22"/>
            <w:lang w:val="fr-FR" w:eastAsia="fr-FR"/>
          </w:rPr>
          <w:tab/>
        </w:r>
        <w:r w:rsidRPr="00AF51F3">
          <w:rPr>
            <w:rStyle w:val="Lienhypertexte"/>
            <w:rFonts w:cs="Arial"/>
            <w:noProof/>
          </w:rPr>
          <w:t>Humidity</w:t>
        </w:r>
        <w:r>
          <w:rPr>
            <w:noProof/>
            <w:webHidden/>
          </w:rPr>
          <w:tab/>
        </w:r>
        <w:r>
          <w:rPr>
            <w:noProof/>
            <w:webHidden/>
          </w:rPr>
          <w:fldChar w:fldCharType="begin"/>
        </w:r>
        <w:r>
          <w:rPr>
            <w:noProof/>
            <w:webHidden/>
          </w:rPr>
          <w:instrText xml:space="preserve"> PAGEREF _Toc221695299 \h </w:instrText>
        </w:r>
        <w:r>
          <w:rPr>
            <w:noProof/>
            <w:webHidden/>
          </w:rPr>
        </w:r>
        <w:r>
          <w:rPr>
            <w:noProof/>
            <w:webHidden/>
          </w:rPr>
          <w:fldChar w:fldCharType="separate"/>
        </w:r>
        <w:r>
          <w:rPr>
            <w:noProof/>
            <w:webHidden/>
          </w:rPr>
          <w:t>10</w:t>
        </w:r>
        <w:r>
          <w:rPr>
            <w:noProof/>
            <w:webHidden/>
          </w:rPr>
          <w:fldChar w:fldCharType="end"/>
        </w:r>
      </w:hyperlink>
    </w:p>
    <w:p w:rsidR="006230DF" w:rsidRDefault="006230DF">
      <w:pPr>
        <w:pStyle w:val="TM3"/>
        <w:tabs>
          <w:tab w:val="left" w:pos="1100"/>
          <w:tab w:val="right" w:leader="dot" w:pos="9062"/>
        </w:tabs>
        <w:rPr>
          <w:rFonts w:asciiTheme="minorHAnsi" w:eastAsiaTheme="minorEastAsia" w:hAnsiTheme="minorHAnsi" w:cstheme="minorBidi"/>
          <w:noProof/>
          <w:sz w:val="22"/>
          <w:szCs w:val="22"/>
          <w:lang w:val="fr-FR" w:eastAsia="fr-FR"/>
        </w:rPr>
      </w:pPr>
      <w:hyperlink w:anchor="_Toc221695300" w:history="1">
        <w:r w:rsidRPr="00AF51F3">
          <w:rPr>
            <w:rStyle w:val="Lienhypertexte"/>
            <w:rFonts w:cs="Arial"/>
            <w:noProof/>
          </w:rPr>
          <w:t>6.1.13.</w:t>
        </w:r>
        <w:r>
          <w:rPr>
            <w:rFonts w:asciiTheme="minorHAnsi" w:eastAsiaTheme="minorEastAsia" w:hAnsiTheme="minorHAnsi" w:cstheme="minorBidi"/>
            <w:noProof/>
            <w:sz w:val="22"/>
            <w:szCs w:val="22"/>
            <w:lang w:val="fr-FR" w:eastAsia="fr-FR"/>
          </w:rPr>
          <w:tab/>
        </w:r>
        <w:r w:rsidRPr="00AF51F3">
          <w:rPr>
            <w:rStyle w:val="Lienhypertexte"/>
            <w:rFonts w:cs="Arial"/>
            <w:noProof/>
          </w:rPr>
          <w:t>Diurnal rhythm</w:t>
        </w:r>
        <w:r>
          <w:rPr>
            <w:noProof/>
            <w:webHidden/>
          </w:rPr>
          <w:tab/>
        </w:r>
        <w:r>
          <w:rPr>
            <w:noProof/>
            <w:webHidden/>
          </w:rPr>
          <w:fldChar w:fldCharType="begin"/>
        </w:r>
        <w:r>
          <w:rPr>
            <w:noProof/>
            <w:webHidden/>
          </w:rPr>
          <w:instrText xml:space="preserve"> PAGEREF _Toc221695300 \h </w:instrText>
        </w:r>
        <w:r>
          <w:rPr>
            <w:noProof/>
            <w:webHidden/>
          </w:rPr>
        </w:r>
        <w:r>
          <w:rPr>
            <w:noProof/>
            <w:webHidden/>
          </w:rPr>
          <w:fldChar w:fldCharType="separate"/>
        </w:r>
        <w:r>
          <w:rPr>
            <w:noProof/>
            <w:webHidden/>
          </w:rPr>
          <w:t>10</w:t>
        </w:r>
        <w:r>
          <w:rPr>
            <w:noProof/>
            <w:webHidden/>
          </w:rPr>
          <w:fldChar w:fldCharType="end"/>
        </w:r>
      </w:hyperlink>
    </w:p>
    <w:p w:rsidR="006230DF" w:rsidRDefault="006230DF">
      <w:pPr>
        <w:pStyle w:val="TM3"/>
        <w:tabs>
          <w:tab w:val="left" w:pos="1100"/>
          <w:tab w:val="right" w:leader="dot" w:pos="9062"/>
        </w:tabs>
        <w:rPr>
          <w:rFonts w:asciiTheme="minorHAnsi" w:eastAsiaTheme="minorEastAsia" w:hAnsiTheme="minorHAnsi" w:cstheme="minorBidi"/>
          <w:noProof/>
          <w:sz w:val="22"/>
          <w:szCs w:val="22"/>
          <w:lang w:val="fr-FR" w:eastAsia="fr-FR"/>
        </w:rPr>
      </w:pPr>
      <w:hyperlink w:anchor="_Toc221695301" w:history="1">
        <w:r w:rsidRPr="00AF51F3">
          <w:rPr>
            <w:rStyle w:val="Lienhypertexte"/>
            <w:rFonts w:cs="Arial"/>
            <w:noProof/>
          </w:rPr>
          <w:t>6.1.14.</w:t>
        </w:r>
        <w:r>
          <w:rPr>
            <w:rFonts w:asciiTheme="minorHAnsi" w:eastAsiaTheme="minorEastAsia" w:hAnsiTheme="minorHAnsi" w:cstheme="minorBidi"/>
            <w:noProof/>
            <w:sz w:val="22"/>
            <w:szCs w:val="22"/>
            <w:lang w:val="fr-FR" w:eastAsia="fr-FR"/>
          </w:rPr>
          <w:tab/>
        </w:r>
        <w:r w:rsidRPr="00AF51F3">
          <w:rPr>
            <w:rStyle w:val="Lienhypertexte"/>
            <w:rFonts w:cs="Arial"/>
            <w:noProof/>
          </w:rPr>
          <w:t>Fatigue</w:t>
        </w:r>
        <w:r>
          <w:rPr>
            <w:noProof/>
            <w:webHidden/>
          </w:rPr>
          <w:tab/>
        </w:r>
        <w:r>
          <w:rPr>
            <w:noProof/>
            <w:webHidden/>
          </w:rPr>
          <w:fldChar w:fldCharType="begin"/>
        </w:r>
        <w:r>
          <w:rPr>
            <w:noProof/>
            <w:webHidden/>
          </w:rPr>
          <w:instrText xml:space="preserve"> PAGEREF _Toc221695301 \h </w:instrText>
        </w:r>
        <w:r>
          <w:rPr>
            <w:noProof/>
            <w:webHidden/>
          </w:rPr>
        </w:r>
        <w:r>
          <w:rPr>
            <w:noProof/>
            <w:webHidden/>
          </w:rPr>
          <w:fldChar w:fldCharType="separate"/>
        </w:r>
        <w:r>
          <w:rPr>
            <w:noProof/>
            <w:webHidden/>
          </w:rPr>
          <w:t>10</w:t>
        </w:r>
        <w:r>
          <w:rPr>
            <w:noProof/>
            <w:webHidden/>
          </w:rPr>
          <w:fldChar w:fldCharType="end"/>
        </w:r>
      </w:hyperlink>
    </w:p>
    <w:p w:rsidR="006230DF" w:rsidRDefault="006230DF">
      <w:pPr>
        <w:pStyle w:val="TM3"/>
        <w:tabs>
          <w:tab w:val="left" w:pos="1100"/>
          <w:tab w:val="right" w:leader="dot" w:pos="9062"/>
        </w:tabs>
        <w:rPr>
          <w:rFonts w:asciiTheme="minorHAnsi" w:eastAsiaTheme="minorEastAsia" w:hAnsiTheme="minorHAnsi" w:cstheme="minorBidi"/>
          <w:noProof/>
          <w:sz w:val="22"/>
          <w:szCs w:val="22"/>
          <w:lang w:val="fr-FR" w:eastAsia="fr-FR"/>
        </w:rPr>
      </w:pPr>
      <w:hyperlink w:anchor="_Toc221695302" w:history="1">
        <w:r w:rsidRPr="00AF51F3">
          <w:rPr>
            <w:rStyle w:val="Lienhypertexte"/>
            <w:rFonts w:cs="Arial"/>
            <w:noProof/>
          </w:rPr>
          <w:t>6.1.15.</w:t>
        </w:r>
        <w:r>
          <w:rPr>
            <w:rFonts w:asciiTheme="minorHAnsi" w:eastAsiaTheme="minorEastAsia" w:hAnsiTheme="minorHAnsi" w:cstheme="minorBidi"/>
            <w:noProof/>
            <w:sz w:val="22"/>
            <w:szCs w:val="22"/>
            <w:lang w:val="fr-FR" w:eastAsia="fr-FR"/>
          </w:rPr>
          <w:tab/>
        </w:r>
        <w:r w:rsidRPr="00AF51F3">
          <w:rPr>
            <w:rStyle w:val="Lienhypertexte"/>
            <w:rFonts w:cs="Arial"/>
            <w:noProof/>
          </w:rPr>
          <w:t>Pregnancy</w:t>
        </w:r>
        <w:r>
          <w:rPr>
            <w:noProof/>
            <w:webHidden/>
          </w:rPr>
          <w:tab/>
        </w:r>
        <w:r>
          <w:rPr>
            <w:noProof/>
            <w:webHidden/>
          </w:rPr>
          <w:fldChar w:fldCharType="begin"/>
        </w:r>
        <w:r>
          <w:rPr>
            <w:noProof/>
            <w:webHidden/>
          </w:rPr>
          <w:instrText xml:space="preserve"> PAGEREF _Toc221695302 \h </w:instrText>
        </w:r>
        <w:r>
          <w:rPr>
            <w:noProof/>
            <w:webHidden/>
          </w:rPr>
        </w:r>
        <w:r>
          <w:rPr>
            <w:noProof/>
            <w:webHidden/>
          </w:rPr>
          <w:fldChar w:fldCharType="separate"/>
        </w:r>
        <w:r>
          <w:rPr>
            <w:noProof/>
            <w:webHidden/>
          </w:rPr>
          <w:t>10</w:t>
        </w:r>
        <w:r>
          <w:rPr>
            <w:noProof/>
            <w:webHidden/>
          </w:rPr>
          <w:fldChar w:fldCharType="end"/>
        </w:r>
      </w:hyperlink>
    </w:p>
    <w:p w:rsidR="006230DF" w:rsidRDefault="006230DF">
      <w:pPr>
        <w:pStyle w:val="TM3"/>
        <w:tabs>
          <w:tab w:val="left" w:pos="1100"/>
          <w:tab w:val="right" w:leader="dot" w:pos="9062"/>
        </w:tabs>
        <w:rPr>
          <w:rFonts w:asciiTheme="minorHAnsi" w:eastAsiaTheme="minorEastAsia" w:hAnsiTheme="minorHAnsi" w:cstheme="minorBidi"/>
          <w:noProof/>
          <w:sz w:val="22"/>
          <w:szCs w:val="22"/>
          <w:lang w:val="fr-FR" w:eastAsia="fr-FR"/>
        </w:rPr>
      </w:pPr>
      <w:hyperlink w:anchor="_Toc221695303" w:history="1">
        <w:r w:rsidRPr="00AF51F3">
          <w:rPr>
            <w:rStyle w:val="Lienhypertexte"/>
            <w:rFonts w:cs="Arial"/>
            <w:noProof/>
          </w:rPr>
          <w:t>6.1.16.</w:t>
        </w:r>
        <w:r>
          <w:rPr>
            <w:rFonts w:asciiTheme="minorHAnsi" w:eastAsiaTheme="minorEastAsia" w:hAnsiTheme="minorHAnsi" w:cstheme="minorBidi"/>
            <w:noProof/>
            <w:sz w:val="22"/>
            <w:szCs w:val="22"/>
            <w:lang w:val="fr-FR" w:eastAsia="fr-FR"/>
          </w:rPr>
          <w:tab/>
        </w:r>
        <w:r w:rsidRPr="00AF51F3">
          <w:rPr>
            <w:rStyle w:val="Lienhypertexte"/>
            <w:rFonts w:cs="Arial"/>
            <w:noProof/>
          </w:rPr>
          <w:t>INTERNATIONAL REGULATION-ILLNESS ON BOARD THE AIRCRAFT</w:t>
        </w:r>
        <w:r>
          <w:rPr>
            <w:noProof/>
            <w:webHidden/>
          </w:rPr>
          <w:tab/>
        </w:r>
        <w:r>
          <w:rPr>
            <w:noProof/>
            <w:webHidden/>
          </w:rPr>
          <w:fldChar w:fldCharType="begin"/>
        </w:r>
        <w:r>
          <w:rPr>
            <w:noProof/>
            <w:webHidden/>
          </w:rPr>
          <w:instrText xml:space="preserve"> PAGEREF _Toc221695303 \h </w:instrText>
        </w:r>
        <w:r>
          <w:rPr>
            <w:noProof/>
            <w:webHidden/>
          </w:rPr>
        </w:r>
        <w:r>
          <w:rPr>
            <w:noProof/>
            <w:webHidden/>
          </w:rPr>
          <w:fldChar w:fldCharType="separate"/>
        </w:r>
        <w:r>
          <w:rPr>
            <w:noProof/>
            <w:webHidden/>
          </w:rPr>
          <w:t>11</w:t>
        </w:r>
        <w:r>
          <w:rPr>
            <w:noProof/>
            <w:webHidden/>
          </w:rPr>
          <w:fldChar w:fldCharType="end"/>
        </w:r>
      </w:hyperlink>
    </w:p>
    <w:p w:rsidR="006230DF" w:rsidRDefault="006230DF">
      <w:pPr>
        <w:pStyle w:val="TM3"/>
        <w:tabs>
          <w:tab w:val="left" w:pos="1100"/>
          <w:tab w:val="right" w:leader="dot" w:pos="9062"/>
        </w:tabs>
        <w:rPr>
          <w:rFonts w:asciiTheme="minorHAnsi" w:eastAsiaTheme="minorEastAsia" w:hAnsiTheme="minorHAnsi" w:cstheme="minorBidi"/>
          <w:noProof/>
          <w:sz w:val="22"/>
          <w:szCs w:val="22"/>
          <w:lang w:val="fr-FR" w:eastAsia="fr-FR"/>
        </w:rPr>
      </w:pPr>
      <w:hyperlink w:anchor="_Toc221695304" w:history="1">
        <w:r w:rsidRPr="00AF51F3">
          <w:rPr>
            <w:rStyle w:val="Lienhypertexte"/>
            <w:rFonts w:cs="Arial"/>
            <w:noProof/>
          </w:rPr>
          <w:t>6.1.17.</w:t>
        </w:r>
        <w:r>
          <w:rPr>
            <w:rFonts w:asciiTheme="minorHAnsi" w:eastAsiaTheme="minorEastAsia" w:hAnsiTheme="minorHAnsi" w:cstheme="minorBidi"/>
            <w:noProof/>
            <w:sz w:val="22"/>
            <w:szCs w:val="22"/>
            <w:lang w:val="fr-FR" w:eastAsia="fr-FR"/>
          </w:rPr>
          <w:tab/>
        </w:r>
        <w:r w:rsidRPr="00AF51F3">
          <w:rPr>
            <w:rStyle w:val="Lienhypertexte"/>
            <w:rFonts w:cs="Arial"/>
            <w:noProof/>
          </w:rPr>
          <w:t>ILLENESS OR INCAPACITATION WHILE ON DUTY</w:t>
        </w:r>
        <w:r>
          <w:rPr>
            <w:noProof/>
            <w:webHidden/>
          </w:rPr>
          <w:tab/>
        </w:r>
        <w:r>
          <w:rPr>
            <w:noProof/>
            <w:webHidden/>
          </w:rPr>
          <w:fldChar w:fldCharType="begin"/>
        </w:r>
        <w:r>
          <w:rPr>
            <w:noProof/>
            <w:webHidden/>
          </w:rPr>
          <w:instrText xml:space="preserve"> PAGEREF _Toc221695304 \h </w:instrText>
        </w:r>
        <w:r>
          <w:rPr>
            <w:noProof/>
            <w:webHidden/>
          </w:rPr>
        </w:r>
        <w:r>
          <w:rPr>
            <w:noProof/>
            <w:webHidden/>
          </w:rPr>
          <w:fldChar w:fldCharType="separate"/>
        </w:r>
        <w:r>
          <w:rPr>
            <w:noProof/>
            <w:webHidden/>
          </w:rPr>
          <w:t>11</w:t>
        </w:r>
        <w:r>
          <w:rPr>
            <w:noProof/>
            <w:webHidden/>
          </w:rPr>
          <w:fldChar w:fldCharType="end"/>
        </w:r>
      </w:hyperlink>
    </w:p>
    <w:p w:rsidR="006230DF" w:rsidRDefault="006230DF">
      <w:pPr>
        <w:pStyle w:val="TM3"/>
        <w:tabs>
          <w:tab w:val="left" w:pos="1100"/>
          <w:tab w:val="right" w:leader="dot" w:pos="9062"/>
        </w:tabs>
        <w:rPr>
          <w:rFonts w:asciiTheme="minorHAnsi" w:eastAsiaTheme="minorEastAsia" w:hAnsiTheme="minorHAnsi" w:cstheme="minorBidi"/>
          <w:noProof/>
          <w:sz w:val="22"/>
          <w:szCs w:val="22"/>
          <w:lang w:val="fr-FR" w:eastAsia="fr-FR"/>
        </w:rPr>
      </w:pPr>
      <w:hyperlink w:anchor="_Toc221695305" w:history="1">
        <w:r w:rsidRPr="00AF51F3">
          <w:rPr>
            <w:rStyle w:val="Lienhypertexte"/>
            <w:rFonts w:cs="Arial"/>
            <w:noProof/>
          </w:rPr>
          <w:t>6.1.18.</w:t>
        </w:r>
        <w:r>
          <w:rPr>
            <w:rFonts w:asciiTheme="minorHAnsi" w:eastAsiaTheme="minorEastAsia" w:hAnsiTheme="minorHAnsi" w:cstheme="minorBidi"/>
            <w:noProof/>
            <w:sz w:val="22"/>
            <w:szCs w:val="22"/>
            <w:lang w:val="fr-FR" w:eastAsia="fr-FR"/>
          </w:rPr>
          <w:tab/>
        </w:r>
        <w:r w:rsidRPr="00AF51F3">
          <w:rPr>
            <w:rStyle w:val="Lienhypertexte"/>
            <w:rFonts w:cs="Arial"/>
            <w:noProof/>
          </w:rPr>
          <w:t>TOBACCO</w:t>
        </w:r>
        <w:r>
          <w:rPr>
            <w:noProof/>
            <w:webHidden/>
          </w:rPr>
          <w:tab/>
        </w:r>
        <w:r>
          <w:rPr>
            <w:noProof/>
            <w:webHidden/>
          </w:rPr>
          <w:fldChar w:fldCharType="begin"/>
        </w:r>
        <w:r>
          <w:rPr>
            <w:noProof/>
            <w:webHidden/>
          </w:rPr>
          <w:instrText xml:space="preserve"> PAGEREF _Toc221695305 \h </w:instrText>
        </w:r>
        <w:r>
          <w:rPr>
            <w:noProof/>
            <w:webHidden/>
          </w:rPr>
        </w:r>
        <w:r>
          <w:rPr>
            <w:noProof/>
            <w:webHidden/>
          </w:rPr>
          <w:fldChar w:fldCharType="separate"/>
        </w:r>
        <w:r>
          <w:rPr>
            <w:noProof/>
            <w:webHidden/>
          </w:rPr>
          <w:t>11</w:t>
        </w:r>
        <w:r>
          <w:rPr>
            <w:noProof/>
            <w:webHidden/>
          </w:rPr>
          <w:fldChar w:fldCharType="end"/>
        </w:r>
      </w:hyperlink>
    </w:p>
    <w:p w:rsidR="006230DF" w:rsidRDefault="006230DF">
      <w:pPr>
        <w:pStyle w:val="TM3"/>
        <w:tabs>
          <w:tab w:val="left" w:pos="1100"/>
          <w:tab w:val="right" w:leader="dot" w:pos="9062"/>
        </w:tabs>
        <w:rPr>
          <w:rFonts w:asciiTheme="minorHAnsi" w:eastAsiaTheme="minorEastAsia" w:hAnsiTheme="minorHAnsi" w:cstheme="minorBidi"/>
          <w:noProof/>
          <w:sz w:val="22"/>
          <w:szCs w:val="22"/>
          <w:lang w:val="fr-FR" w:eastAsia="fr-FR"/>
        </w:rPr>
      </w:pPr>
      <w:hyperlink w:anchor="_Toc221695306" w:history="1">
        <w:r w:rsidRPr="00AF51F3">
          <w:rPr>
            <w:rStyle w:val="Lienhypertexte"/>
            <w:rFonts w:cs="Arial"/>
            <w:noProof/>
          </w:rPr>
          <w:t>6.1.19.</w:t>
        </w:r>
        <w:r>
          <w:rPr>
            <w:rFonts w:asciiTheme="minorHAnsi" w:eastAsiaTheme="minorEastAsia" w:hAnsiTheme="minorHAnsi" w:cstheme="minorBidi"/>
            <w:noProof/>
            <w:sz w:val="22"/>
            <w:szCs w:val="22"/>
            <w:lang w:val="fr-FR" w:eastAsia="fr-FR"/>
          </w:rPr>
          <w:tab/>
        </w:r>
        <w:r w:rsidRPr="00AF51F3">
          <w:rPr>
            <w:rStyle w:val="Lienhypertexte"/>
            <w:rFonts w:cs="Arial"/>
            <w:bCs/>
            <w:noProof/>
          </w:rPr>
          <w:t>QUARANTINE REGULATIONS</w:t>
        </w:r>
        <w:r>
          <w:rPr>
            <w:noProof/>
            <w:webHidden/>
          </w:rPr>
          <w:tab/>
        </w:r>
        <w:r>
          <w:rPr>
            <w:noProof/>
            <w:webHidden/>
          </w:rPr>
          <w:fldChar w:fldCharType="begin"/>
        </w:r>
        <w:r>
          <w:rPr>
            <w:noProof/>
            <w:webHidden/>
          </w:rPr>
          <w:instrText xml:space="preserve"> PAGEREF _Toc221695306 \h </w:instrText>
        </w:r>
        <w:r>
          <w:rPr>
            <w:noProof/>
            <w:webHidden/>
          </w:rPr>
        </w:r>
        <w:r>
          <w:rPr>
            <w:noProof/>
            <w:webHidden/>
          </w:rPr>
          <w:fldChar w:fldCharType="separate"/>
        </w:r>
        <w:r>
          <w:rPr>
            <w:noProof/>
            <w:webHidden/>
          </w:rPr>
          <w:t>12</w:t>
        </w:r>
        <w:r>
          <w:rPr>
            <w:noProof/>
            <w:webHidden/>
          </w:rPr>
          <w:fldChar w:fldCharType="end"/>
        </w:r>
      </w:hyperlink>
    </w:p>
    <w:p w:rsidR="006230DF" w:rsidRDefault="006230DF">
      <w:pPr>
        <w:pStyle w:val="TM3"/>
        <w:tabs>
          <w:tab w:val="left" w:pos="1100"/>
          <w:tab w:val="right" w:leader="dot" w:pos="9062"/>
        </w:tabs>
        <w:rPr>
          <w:rFonts w:asciiTheme="minorHAnsi" w:eastAsiaTheme="minorEastAsia" w:hAnsiTheme="minorHAnsi" w:cstheme="minorBidi"/>
          <w:noProof/>
          <w:sz w:val="22"/>
          <w:szCs w:val="22"/>
          <w:lang w:val="fr-FR" w:eastAsia="fr-FR"/>
        </w:rPr>
      </w:pPr>
      <w:hyperlink w:anchor="_Toc221695307" w:history="1">
        <w:r w:rsidRPr="00AF51F3">
          <w:rPr>
            <w:rStyle w:val="Lienhypertexte"/>
            <w:rFonts w:cs="Arial"/>
            <w:noProof/>
          </w:rPr>
          <w:t>6.1.20.</w:t>
        </w:r>
        <w:r>
          <w:rPr>
            <w:rFonts w:asciiTheme="minorHAnsi" w:eastAsiaTheme="minorEastAsia" w:hAnsiTheme="minorHAnsi" w:cstheme="minorBidi"/>
            <w:noProof/>
            <w:sz w:val="22"/>
            <w:szCs w:val="22"/>
            <w:lang w:val="fr-FR" w:eastAsia="fr-FR"/>
          </w:rPr>
          <w:tab/>
        </w:r>
        <w:r w:rsidRPr="00AF51F3">
          <w:rPr>
            <w:rStyle w:val="Lienhypertexte"/>
            <w:rFonts w:cs="Arial"/>
            <w:noProof/>
          </w:rPr>
          <w:t>MAINTENANCE OF HEIGHT/WEIGHT RATIOS (Body Mass Index)</w:t>
        </w:r>
        <w:r>
          <w:rPr>
            <w:noProof/>
            <w:webHidden/>
          </w:rPr>
          <w:tab/>
        </w:r>
        <w:r>
          <w:rPr>
            <w:noProof/>
            <w:webHidden/>
          </w:rPr>
          <w:fldChar w:fldCharType="begin"/>
        </w:r>
        <w:r>
          <w:rPr>
            <w:noProof/>
            <w:webHidden/>
          </w:rPr>
          <w:instrText xml:space="preserve"> PAGEREF _Toc221695307 \h </w:instrText>
        </w:r>
        <w:r>
          <w:rPr>
            <w:noProof/>
            <w:webHidden/>
          </w:rPr>
        </w:r>
        <w:r>
          <w:rPr>
            <w:noProof/>
            <w:webHidden/>
          </w:rPr>
          <w:fldChar w:fldCharType="separate"/>
        </w:r>
        <w:r>
          <w:rPr>
            <w:noProof/>
            <w:webHidden/>
          </w:rPr>
          <w:t>12</w:t>
        </w:r>
        <w:r>
          <w:rPr>
            <w:noProof/>
            <w:webHidden/>
          </w:rPr>
          <w:fldChar w:fldCharType="end"/>
        </w:r>
      </w:hyperlink>
    </w:p>
    <w:p w:rsidR="006230DF" w:rsidRDefault="006230DF">
      <w:pPr>
        <w:pStyle w:val="TM2"/>
        <w:rPr>
          <w:rFonts w:asciiTheme="minorHAnsi" w:eastAsiaTheme="minorEastAsia" w:hAnsiTheme="minorHAnsi" w:cstheme="minorBidi"/>
          <w:b w:val="0"/>
          <w:noProof/>
          <w:sz w:val="22"/>
          <w:szCs w:val="22"/>
          <w:lang w:val="fr-FR" w:eastAsia="fr-FR"/>
        </w:rPr>
      </w:pPr>
      <w:hyperlink w:anchor="_Toc221695308" w:history="1">
        <w:r w:rsidRPr="00AF51F3">
          <w:rPr>
            <w:rStyle w:val="Lienhypertexte"/>
            <w:rFonts w:ascii="Helvetica" w:hAnsi="Helvetica" w:cs="Arial"/>
            <w:noProof/>
          </w:rPr>
          <w:t>6.2.</w:t>
        </w:r>
        <w:r>
          <w:rPr>
            <w:rFonts w:asciiTheme="minorHAnsi" w:eastAsiaTheme="minorEastAsia" w:hAnsiTheme="minorHAnsi" w:cstheme="minorBidi"/>
            <w:b w:val="0"/>
            <w:noProof/>
            <w:sz w:val="22"/>
            <w:szCs w:val="22"/>
            <w:lang w:val="fr-FR" w:eastAsia="fr-FR"/>
          </w:rPr>
          <w:tab/>
        </w:r>
        <w:r w:rsidRPr="00AF51F3">
          <w:rPr>
            <w:rStyle w:val="Lienhypertexte"/>
            <w:rFonts w:cs="Arial"/>
            <w:noProof/>
          </w:rPr>
          <w:t>COSMIC RADIATION</w:t>
        </w:r>
        <w:r>
          <w:rPr>
            <w:noProof/>
            <w:webHidden/>
          </w:rPr>
          <w:tab/>
        </w:r>
        <w:r>
          <w:rPr>
            <w:noProof/>
            <w:webHidden/>
          </w:rPr>
          <w:fldChar w:fldCharType="begin"/>
        </w:r>
        <w:r>
          <w:rPr>
            <w:noProof/>
            <w:webHidden/>
          </w:rPr>
          <w:instrText xml:space="preserve"> PAGEREF _Toc221695308 \h </w:instrText>
        </w:r>
        <w:r>
          <w:rPr>
            <w:noProof/>
            <w:webHidden/>
          </w:rPr>
        </w:r>
        <w:r>
          <w:rPr>
            <w:noProof/>
            <w:webHidden/>
          </w:rPr>
          <w:fldChar w:fldCharType="separate"/>
        </w:r>
        <w:r>
          <w:rPr>
            <w:noProof/>
            <w:webHidden/>
          </w:rPr>
          <w:t>12</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309" w:history="1">
        <w:r w:rsidRPr="00AF51F3">
          <w:rPr>
            <w:rStyle w:val="Lienhypertexte"/>
            <w:rFonts w:cs="Arial"/>
            <w:noProof/>
            <w:lang w:eastAsia="fr-FR"/>
          </w:rPr>
          <w:t>6.2.1.</w:t>
        </w:r>
        <w:r>
          <w:rPr>
            <w:rFonts w:asciiTheme="minorHAnsi" w:eastAsiaTheme="minorEastAsia" w:hAnsiTheme="minorHAnsi" w:cstheme="minorBidi"/>
            <w:noProof/>
            <w:sz w:val="22"/>
            <w:szCs w:val="22"/>
            <w:lang w:val="fr-FR" w:eastAsia="fr-FR"/>
          </w:rPr>
          <w:tab/>
        </w:r>
        <w:r w:rsidRPr="00AF51F3">
          <w:rPr>
            <w:rStyle w:val="Lienhypertexte"/>
            <w:rFonts w:cs="Arial"/>
            <w:noProof/>
            <w:lang w:eastAsia="fr-FR"/>
          </w:rPr>
          <w:t>Assessment of Cosmic Radiation</w:t>
        </w:r>
        <w:r>
          <w:rPr>
            <w:noProof/>
            <w:webHidden/>
          </w:rPr>
          <w:tab/>
        </w:r>
        <w:r>
          <w:rPr>
            <w:noProof/>
            <w:webHidden/>
          </w:rPr>
          <w:fldChar w:fldCharType="begin"/>
        </w:r>
        <w:r>
          <w:rPr>
            <w:noProof/>
            <w:webHidden/>
          </w:rPr>
          <w:instrText xml:space="preserve"> PAGEREF _Toc221695309 \h </w:instrText>
        </w:r>
        <w:r>
          <w:rPr>
            <w:noProof/>
            <w:webHidden/>
          </w:rPr>
        </w:r>
        <w:r>
          <w:rPr>
            <w:noProof/>
            <w:webHidden/>
          </w:rPr>
          <w:fldChar w:fldCharType="separate"/>
        </w:r>
        <w:r>
          <w:rPr>
            <w:noProof/>
            <w:webHidden/>
          </w:rPr>
          <w:t>13</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310" w:history="1">
        <w:r w:rsidRPr="00AF51F3">
          <w:rPr>
            <w:rStyle w:val="Lienhypertexte"/>
            <w:rFonts w:cs="Arial"/>
            <w:noProof/>
            <w:lang w:eastAsia="fr-FR"/>
          </w:rPr>
          <w:t>6.2.2.</w:t>
        </w:r>
        <w:r>
          <w:rPr>
            <w:rFonts w:asciiTheme="minorHAnsi" w:eastAsiaTheme="minorEastAsia" w:hAnsiTheme="minorHAnsi" w:cstheme="minorBidi"/>
            <w:noProof/>
            <w:sz w:val="22"/>
            <w:szCs w:val="22"/>
            <w:lang w:val="fr-FR" w:eastAsia="fr-FR"/>
          </w:rPr>
          <w:tab/>
        </w:r>
        <w:r w:rsidRPr="00AF51F3">
          <w:rPr>
            <w:rStyle w:val="Lienhypertexte"/>
            <w:rFonts w:cs="Arial"/>
            <w:noProof/>
            <w:lang w:eastAsia="fr-FR"/>
          </w:rPr>
          <w:t>Units of Measurement</w:t>
        </w:r>
        <w:r>
          <w:rPr>
            <w:noProof/>
            <w:webHidden/>
          </w:rPr>
          <w:tab/>
        </w:r>
        <w:r>
          <w:rPr>
            <w:noProof/>
            <w:webHidden/>
          </w:rPr>
          <w:fldChar w:fldCharType="begin"/>
        </w:r>
        <w:r>
          <w:rPr>
            <w:noProof/>
            <w:webHidden/>
          </w:rPr>
          <w:instrText xml:space="preserve"> PAGEREF _Toc221695310 \h </w:instrText>
        </w:r>
        <w:r>
          <w:rPr>
            <w:noProof/>
            <w:webHidden/>
          </w:rPr>
        </w:r>
        <w:r>
          <w:rPr>
            <w:noProof/>
            <w:webHidden/>
          </w:rPr>
          <w:fldChar w:fldCharType="separate"/>
        </w:r>
        <w:r>
          <w:rPr>
            <w:noProof/>
            <w:webHidden/>
          </w:rPr>
          <w:t>14</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311" w:history="1">
        <w:r w:rsidRPr="00AF51F3">
          <w:rPr>
            <w:rStyle w:val="Lienhypertexte"/>
            <w:rFonts w:cs="Arial"/>
            <w:noProof/>
            <w:lang w:eastAsia="fr-FR"/>
          </w:rPr>
          <w:t>6.2.3.</w:t>
        </w:r>
        <w:r>
          <w:rPr>
            <w:rFonts w:asciiTheme="minorHAnsi" w:eastAsiaTheme="minorEastAsia" w:hAnsiTheme="minorHAnsi" w:cstheme="minorBidi"/>
            <w:noProof/>
            <w:sz w:val="22"/>
            <w:szCs w:val="22"/>
            <w:lang w:val="fr-FR" w:eastAsia="fr-FR"/>
          </w:rPr>
          <w:tab/>
        </w:r>
        <w:r w:rsidRPr="00AF51F3">
          <w:rPr>
            <w:rStyle w:val="Lienhypertexte"/>
            <w:rFonts w:cs="Arial"/>
            <w:noProof/>
            <w:lang w:eastAsia="fr-FR"/>
          </w:rPr>
          <w:t>Effect of Cosmic Radiation and Area of Operations</w:t>
        </w:r>
        <w:r>
          <w:rPr>
            <w:noProof/>
            <w:webHidden/>
          </w:rPr>
          <w:tab/>
        </w:r>
        <w:r>
          <w:rPr>
            <w:noProof/>
            <w:webHidden/>
          </w:rPr>
          <w:fldChar w:fldCharType="begin"/>
        </w:r>
        <w:r>
          <w:rPr>
            <w:noProof/>
            <w:webHidden/>
          </w:rPr>
          <w:instrText xml:space="preserve"> PAGEREF _Toc221695311 \h </w:instrText>
        </w:r>
        <w:r>
          <w:rPr>
            <w:noProof/>
            <w:webHidden/>
          </w:rPr>
        </w:r>
        <w:r>
          <w:rPr>
            <w:noProof/>
            <w:webHidden/>
          </w:rPr>
          <w:fldChar w:fldCharType="separate"/>
        </w:r>
        <w:r>
          <w:rPr>
            <w:noProof/>
            <w:webHidden/>
          </w:rPr>
          <w:t>14</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312" w:history="1">
        <w:r w:rsidRPr="00AF51F3">
          <w:rPr>
            <w:rStyle w:val="Lienhypertexte"/>
            <w:rFonts w:cs="Arial"/>
            <w:noProof/>
            <w:lang w:eastAsia="fr-FR"/>
          </w:rPr>
          <w:t>6.2.4.</w:t>
        </w:r>
        <w:r>
          <w:rPr>
            <w:rFonts w:asciiTheme="minorHAnsi" w:eastAsiaTheme="minorEastAsia" w:hAnsiTheme="minorHAnsi" w:cstheme="minorBidi"/>
            <w:noProof/>
            <w:sz w:val="22"/>
            <w:szCs w:val="22"/>
            <w:lang w:val="fr-FR" w:eastAsia="fr-FR"/>
          </w:rPr>
          <w:tab/>
        </w:r>
        <w:r w:rsidRPr="00AF51F3">
          <w:rPr>
            <w:rStyle w:val="Lienhypertexte"/>
            <w:rFonts w:cs="Arial"/>
            <w:noProof/>
            <w:lang w:eastAsia="fr-FR"/>
          </w:rPr>
          <w:t>Working Schedules and Record Keeping</w:t>
        </w:r>
        <w:r>
          <w:rPr>
            <w:noProof/>
            <w:webHidden/>
          </w:rPr>
          <w:tab/>
        </w:r>
        <w:r>
          <w:rPr>
            <w:noProof/>
            <w:webHidden/>
          </w:rPr>
          <w:fldChar w:fldCharType="begin"/>
        </w:r>
        <w:r>
          <w:rPr>
            <w:noProof/>
            <w:webHidden/>
          </w:rPr>
          <w:instrText xml:space="preserve"> PAGEREF _Toc221695312 \h </w:instrText>
        </w:r>
        <w:r>
          <w:rPr>
            <w:noProof/>
            <w:webHidden/>
          </w:rPr>
        </w:r>
        <w:r>
          <w:rPr>
            <w:noProof/>
            <w:webHidden/>
          </w:rPr>
          <w:fldChar w:fldCharType="separate"/>
        </w:r>
        <w:r>
          <w:rPr>
            <w:noProof/>
            <w:webHidden/>
          </w:rPr>
          <w:t>15</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313" w:history="1">
        <w:r w:rsidRPr="00AF51F3">
          <w:rPr>
            <w:rStyle w:val="Lienhypertexte"/>
            <w:rFonts w:cs="Arial"/>
            <w:noProof/>
          </w:rPr>
          <w:t>6.2.5.</w:t>
        </w:r>
        <w:r>
          <w:rPr>
            <w:rFonts w:asciiTheme="minorHAnsi" w:eastAsiaTheme="minorEastAsia" w:hAnsiTheme="minorHAnsi" w:cstheme="minorBidi"/>
            <w:noProof/>
            <w:sz w:val="22"/>
            <w:szCs w:val="22"/>
            <w:lang w:val="fr-FR" w:eastAsia="fr-FR"/>
          </w:rPr>
          <w:tab/>
        </w:r>
        <w:r w:rsidRPr="00AF51F3">
          <w:rPr>
            <w:rStyle w:val="Lienhypertexte"/>
            <w:rFonts w:cs="Arial"/>
            <w:noProof/>
          </w:rPr>
          <w:t>Explanatory information</w:t>
        </w:r>
        <w:r>
          <w:rPr>
            <w:noProof/>
            <w:webHidden/>
          </w:rPr>
          <w:tab/>
        </w:r>
        <w:r>
          <w:rPr>
            <w:noProof/>
            <w:webHidden/>
          </w:rPr>
          <w:fldChar w:fldCharType="begin"/>
        </w:r>
        <w:r>
          <w:rPr>
            <w:noProof/>
            <w:webHidden/>
          </w:rPr>
          <w:instrText xml:space="preserve"> PAGEREF _Toc221695313 \h </w:instrText>
        </w:r>
        <w:r>
          <w:rPr>
            <w:noProof/>
            <w:webHidden/>
          </w:rPr>
        </w:r>
        <w:r>
          <w:rPr>
            <w:noProof/>
            <w:webHidden/>
          </w:rPr>
          <w:fldChar w:fldCharType="separate"/>
        </w:r>
        <w:r>
          <w:rPr>
            <w:noProof/>
            <w:webHidden/>
          </w:rPr>
          <w:t>15</w:t>
        </w:r>
        <w:r>
          <w:rPr>
            <w:noProof/>
            <w:webHidden/>
          </w:rPr>
          <w:fldChar w:fldCharType="end"/>
        </w:r>
      </w:hyperlink>
    </w:p>
    <w:p w:rsidR="006230DF" w:rsidRDefault="006230DF">
      <w:pPr>
        <w:pStyle w:val="TM2"/>
        <w:rPr>
          <w:rFonts w:asciiTheme="minorHAnsi" w:eastAsiaTheme="minorEastAsia" w:hAnsiTheme="minorHAnsi" w:cstheme="minorBidi"/>
          <w:b w:val="0"/>
          <w:noProof/>
          <w:sz w:val="22"/>
          <w:szCs w:val="22"/>
          <w:lang w:val="fr-FR" w:eastAsia="fr-FR"/>
        </w:rPr>
      </w:pPr>
      <w:hyperlink w:anchor="_Toc221695314" w:history="1">
        <w:r w:rsidRPr="00AF51F3">
          <w:rPr>
            <w:rStyle w:val="Lienhypertexte"/>
            <w:rFonts w:ascii="Helvetica" w:hAnsi="Helvetica" w:cs="Arial"/>
            <w:noProof/>
          </w:rPr>
          <w:t>6.3.</w:t>
        </w:r>
        <w:r>
          <w:rPr>
            <w:rFonts w:asciiTheme="minorHAnsi" w:eastAsiaTheme="minorEastAsia" w:hAnsiTheme="minorHAnsi" w:cstheme="minorBidi"/>
            <w:b w:val="0"/>
            <w:noProof/>
            <w:sz w:val="22"/>
            <w:szCs w:val="22"/>
            <w:lang w:val="fr-FR" w:eastAsia="fr-FR"/>
          </w:rPr>
          <w:tab/>
        </w:r>
        <w:r w:rsidRPr="00AF51F3">
          <w:rPr>
            <w:rStyle w:val="Lienhypertexte"/>
            <w:rFonts w:cs="Arial"/>
            <w:noProof/>
          </w:rPr>
          <w:t>TROPICAL MEDICINE</w:t>
        </w:r>
        <w:r>
          <w:rPr>
            <w:noProof/>
            <w:webHidden/>
          </w:rPr>
          <w:tab/>
        </w:r>
        <w:r>
          <w:rPr>
            <w:noProof/>
            <w:webHidden/>
          </w:rPr>
          <w:fldChar w:fldCharType="begin"/>
        </w:r>
        <w:r>
          <w:rPr>
            <w:noProof/>
            <w:webHidden/>
          </w:rPr>
          <w:instrText xml:space="preserve"> PAGEREF _Toc221695314 \h </w:instrText>
        </w:r>
        <w:r>
          <w:rPr>
            <w:noProof/>
            <w:webHidden/>
          </w:rPr>
        </w:r>
        <w:r>
          <w:rPr>
            <w:noProof/>
            <w:webHidden/>
          </w:rPr>
          <w:fldChar w:fldCharType="separate"/>
        </w:r>
        <w:r>
          <w:rPr>
            <w:noProof/>
            <w:webHidden/>
          </w:rPr>
          <w:t>17</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315" w:history="1">
        <w:r w:rsidRPr="00AF51F3">
          <w:rPr>
            <w:rStyle w:val="Lienhypertexte"/>
            <w:rFonts w:cs="Arial"/>
            <w:noProof/>
          </w:rPr>
          <w:t>6.3.1.</w:t>
        </w:r>
        <w:r>
          <w:rPr>
            <w:rFonts w:asciiTheme="minorHAnsi" w:eastAsiaTheme="minorEastAsia" w:hAnsiTheme="minorHAnsi" w:cstheme="minorBidi"/>
            <w:noProof/>
            <w:sz w:val="22"/>
            <w:szCs w:val="22"/>
            <w:lang w:val="fr-FR" w:eastAsia="fr-FR"/>
          </w:rPr>
          <w:tab/>
        </w:r>
        <w:r w:rsidRPr="00AF51F3">
          <w:rPr>
            <w:rStyle w:val="Lienhypertexte"/>
            <w:rFonts w:cs="Arial"/>
            <w:noProof/>
          </w:rPr>
          <w:t>Tropical climate</w:t>
        </w:r>
        <w:r>
          <w:rPr>
            <w:noProof/>
            <w:webHidden/>
          </w:rPr>
          <w:tab/>
        </w:r>
        <w:r>
          <w:rPr>
            <w:noProof/>
            <w:webHidden/>
          </w:rPr>
          <w:fldChar w:fldCharType="begin"/>
        </w:r>
        <w:r>
          <w:rPr>
            <w:noProof/>
            <w:webHidden/>
          </w:rPr>
          <w:instrText xml:space="preserve"> PAGEREF _Toc221695315 \h </w:instrText>
        </w:r>
        <w:r>
          <w:rPr>
            <w:noProof/>
            <w:webHidden/>
          </w:rPr>
        </w:r>
        <w:r>
          <w:rPr>
            <w:noProof/>
            <w:webHidden/>
          </w:rPr>
          <w:fldChar w:fldCharType="separate"/>
        </w:r>
        <w:r>
          <w:rPr>
            <w:noProof/>
            <w:webHidden/>
          </w:rPr>
          <w:t>17</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316" w:history="1">
        <w:r w:rsidRPr="00AF51F3">
          <w:rPr>
            <w:rStyle w:val="Lienhypertexte"/>
            <w:rFonts w:cs="Arial"/>
            <w:noProof/>
          </w:rPr>
          <w:t>6.3.2.</w:t>
        </w:r>
        <w:r>
          <w:rPr>
            <w:rFonts w:asciiTheme="minorHAnsi" w:eastAsiaTheme="minorEastAsia" w:hAnsiTheme="minorHAnsi" w:cstheme="minorBidi"/>
            <w:noProof/>
            <w:sz w:val="22"/>
            <w:szCs w:val="22"/>
            <w:lang w:val="fr-FR" w:eastAsia="fr-FR"/>
          </w:rPr>
          <w:tab/>
        </w:r>
        <w:r w:rsidRPr="00AF51F3">
          <w:rPr>
            <w:rStyle w:val="Lienhypertexte"/>
            <w:rFonts w:cs="Arial"/>
            <w:noProof/>
          </w:rPr>
          <w:t>Hygiene</w:t>
        </w:r>
        <w:r>
          <w:rPr>
            <w:noProof/>
            <w:webHidden/>
          </w:rPr>
          <w:tab/>
        </w:r>
        <w:r>
          <w:rPr>
            <w:noProof/>
            <w:webHidden/>
          </w:rPr>
          <w:fldChar w:fldCharType="begin"/>
        </w:r>
        <w:r>
          <w:rPr>
            <w:noProof/>
            <w:webHidden/>
          </w:rPr>
          <w:instrText xml:space="preserve"> PAGEREF _Toc221695316 \h </w:instrText>
        </w:r>
        <w:r>
          <w:rPr>
            <w:noProof/>
            <w:webHidden/>
          </w:rPr>
        </w:r>
        <w:r>
          <w:rPr>
            <w:noProof/>
            <w:webHidden/>
          </w:rPr>
          <w:fldChar w:fldCharType="separate"/>
        </w:r>
        <w:r>
          <w:rPr>
            <w:noProof/>
            <w:webHidden/>
          </w:rPr>
          <w:t>18</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317" w:history="1">
        <w:r w:rsidRPr="00AF51F3">
          <w:rPr>
            <w:rStyle w:val="Lienhypertexte"/>
            <w:rFonts w:cs="Arial"/>
            <w:noProof/>
          </w:rPr>
          <w:t>6.3.3.</w:t>
        </w:r>
        <w:r>
          <w:rPr>
            <w:rFonts w:asciiTheme="minorHAnsi" w:eastAsiaTheme="minorEastAsia" w:hAnsiTheme="minorHAnsi" w:cstheme="minorBidi"/>
            <w:noProof/>
            <w:sz w:val="22"/>
            <w:szCs w:val="22"/>
            <w:lang w:val="fr-FR" w:eastAsia="fr-FR"/>
          </w:rPr>
          <w:tab/>
        </w:r>
        <w:r w:rsidRPr="00AF51F3">
          <w:rPr>
            <w:rStyle w:val="Lienhypertexte"/>
            <w:rFonts w:cs="Arial"/>
            <w:noProof/>
          </w:rPr>
          <w:t>TROPICAL DISEASES</w:t>
        </w:r>
        <w:r>
          <w:rPr>
            <w:noProof/>
            <w:webHidden/>
          </w:rPr>
          <w:tab/>
        </w:r>
        <w:r>
          <w:rPr>
            <w:noProof/>
            <w:webHidden/>
          </w:rPr>
          <w:fldChar w:fldCharType="begin"/>
        </w:r>
        <w:r>
          <w:rPr>
            <w:noProof/>
            <w:webHidden/>
          </w:rPr>
          <w:instrText xml:space="preserve"> PAGEREF _Toc221695317 \h </w:instrText>
        </w:r>
        <w:r>
          <w:rPr>
            <w:noProof/>
            <w:webHidden/>
          </w:rPr>
        </w:r>
        <w:r>
          <w:rPr>
            <w:noProof/>
            <w:webHidden/>
          </w:rPr>
          <w:fldChar w:fldCharType="separate"/>
        </w:r>
        <w:r>
          <w:rPr>
            <w:noProof/>
            <w:webHidden/>
          </w:rPr>
          <w:t>19</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318" w:history="1">
        <w:r w:rsidRPr="00AF51F3">
          <w:rPr>
            <w:rStyle w:val="Lienhypertexte"/>
            <w:rFonts w:cs="Arial"/>
            <w:noProof/>
          </w:rPr>
          <w:t>6.3.4.</w:t>
        </w:r>
        <w:r>
          <w:rPr>
            <w:rFonts w:asciiTheme="minorHAnsi" w:eastAsiaTheme="minorEastAsia" w:hAnsiTheme="minorHAnsi" w:cstheme="minorBidi"/>
            <w:noProof/>
            <w:sz w:val="22"/>
            <w:szCs w:val="22"/>
            <w:lang w:val="fr-FR" w:eastAsia="fr-FR"/>
          </w:rPr>
          <w:tab/>
        </w:r>
        <w:r w:rsidRPr="00AF51F3">
          <w:rPr>
            <w:rStyle w:val="Lienhypertexte"/>
            <w:rFonts w:cs="Arial"/>
            <w:noProof/>
          </w:rPr>
          <w:t>Main tropical diseases</w:t>
        </w:r>
        <w:r>
          <w:rPr>
            <w:noProof/>
            <w:webHidden/>
          </w:rPr>
          <w:tab/>
        </w:r>
        <w:r>
          <w:rPr>
            <w:noProof/>
            <w:webHidden/>
          </w:rPr>
          <w:fldChar w:fldCharType="begin"/>
        </w:r>
        <w:r>
          <w:rPr>
            <w:noProof/>
            <w:webHidden/>
          </w:rPr>
          <w:instrText xml:space="preserve"> PAGEREF _Toc221695318 \h </w:instrText>
        </w:r>
        <w:r>
          <w:rPr>
            <w:noProof/>
            <w:webHidden/>
          </w:rPr>
        </w:r>
        <w:r>
          <w:rPr>
            <w:noProof/>
            <w:webHidden/>
          </w:rPr>
          <w:fldChar w:fldCharType="separate"/>
        </w:r>
        <w:r>
          <w:rPr>
            <w:noProof/>
            <w:webHidden/>
          </w:rPr>
          <w:t>19</w:t>
        </w:r>
        <w:r>
          <w:rPr>
            <w:noProof/>
            <w:webHidden/>
          </w:rPr>
          <w:fldChar w:fldCharType="end"/>
        </w:r>
      </w:hyperlink>
    </w:p>
    <w:p w:rsidR="006230DF" w:rsidRDefault="006230DF">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695319" w:history="1">
        <w:r w:rsidRPr="00AF51F3">
          <w:rPr>
            <w:rStyle w:val="Lienhypertexte"/>
            <w:rFonts w:cs="Arial"/>
            <w:noProof/>
          </w:rPr>
          <w:t>6.3.5.</w:t>
        </w:r>
        <w:r>
          <w:rPr>
            <w:rFonts w:asciiTheme="minorHAnsi" w:eastAsiaTheme="minorEastAsia" w:hAnsiTheme="minorHAnsi" w:cstheme="minorBidi"/>
            <w:noProof/>
            <w:sz w:val="22"/>
            <w:szCs w:val="22"/>
            <w:lang w:val="fr-FR" w:eastAsia="fr-FR"/>
          </w:rPr>
          <w:tab/>
        </w:r>
        <w:r w:rsidRPr="00AF51F3">
          <w:rPr>
            <w:rStyle w:val="Lienhypertexte"/>
            <w:rFonts w:cs="Arial"/>
            <w:noProof/>
          </w:rPr>
          <w:t>Hygience measures</w:t>
        </w:r>
        <w:r>
          <w:rPr>
            <w:noProof/>
            <w:webHidden/>
          </w:rPr>
          <w:tab/>
        </w:r>
        <w:r>
          <w:rPr>
            <w:noProof/>
            <w:webHidden/>
          </w:rPr>
          <w:fldChar w:fldCharType="begin"/>
        </w:r>
        <w:r>
          <w:rPr>
            <w:noProof/>
            <w:webHidden/>
          </w:rPr>
          <w:instrText xml:space="preserve"> PAGEREF _Toc221695319 \h </w:instrText>
        </w:r>
        <w:r>
          <w:rPr>
            <w:noProof/>
            <w:webHidden/>
          </w:rPr>
        </w:r>
        <w:r>
          <w:rPr>
            <w:noProof/>
            <w:webHidden/>
          </w:rPr>
          <w:fldChar w:fldCharType="separate"/>
        </w:r>
        <w:r>
          <w:rPr>
            <w:noProof/>
            <w:webHidden/>
          </w:rPr>
          <w:t>20</w:t>
        </w:r>
        <w:r>
          <w:rPr>
            <w:noProof/>
            <w:webHidden/>
          </w:rPr>
          <w:fldChar w:fldCharType="end"/>
        </w:r>
      </w:hyperlink>
    </w:p>
    <w:p w:rsidR="008420D5" w:rsidRDefault="008420D5" w:rsidP="006E52E9">
      <w:pPr>
        <w:jc w:val="both"/>
        <w:rPr>
          <w:rFonts w:ascii="Arial" w:hAnsi="Arial" w:cs="Arial"/>
          <w:caps/>
          <w:lang w:val="en-US"/>
        </w:rPr>
      </w:pPr>
      <w:r w:rsidRPr="008B5972">
        <w:rPr>
          <w:rFonts w:ascii="Arial" w:hAnsi="Arial" w:cs="Arial"/>
          <w:caps/>
          <w:lang w:val="en-US"/>
        </w:rPr>
        <w:fldChar w:fldCharType="end"/>
      </w:r>
    </w:p>
    <w:p w:rsidR="0083631A" w:rsidRDefault="0083631A" w:rsidP="0083631A">
      <w:pPr>
        <w:rPr>
          <w:rFonts w:ascii="Arial" w:hAnsi="Arial" w:cs="Arial"/>
          <w:caps/>
          <w:lang w:val="en-US"/>
        </w:rPr>
      </w:pPr>
    </w:p>
    <w:p w:rsidR="0083631A" w:rsidRDefault="0083631A" w:rsidP="0083631A">
      <w:pPr>
        <w:rPr>
          <w:rFonts w:ascii="Arial" w:hAnsi="Arial" w:cs="Arial"/>
          <w:caps/>
          <w:lang w:val="en-US"/>
        </w:rPr>
      </w:pPr>
    </w:p>
    <w:p w:rsidR="0083631A" w:rsidRDefault="0083631A" w:rsidP="0083631A">
      <w:pPr>
        <w:rPr>
          <w:rFonts w:ascii="Arial" w:hAnsi="Arial" w:cs="Arial"/>
          <w:caps/>
          <w:lang w:val="en-US"/>
        </w:rPr>
      </w:pPr>
    </w:p>
    <w:p w:rsidR="0083631A" w:rsidRDefault="0083631A" w:rsidP="0083631A">
      <w:pPr>
        <w:rPr>
          <w:rFonts w:ascii="Arial" w:hAnsi="Arial" w:cs="Arial"/>
          <w:caps/>
          <w:lang w:val="en-US"/>
        </w:rPr>
      </w:pPr>
    </w:p>
    <w:p w:rsidR="0083631A" w:rsidRDefault="0083631A" w:rsidP="0083631A">
      <w:pPr>
        <w:rPr>
          <w:rFonts w:ascii="Arial" w:hAnsi="Arial" w:cs="Arial"/>
          <w:caps/>
          <w:lang w:val="en-US"/>
        </w:rPr>
      </w:pPr>
    </w:p>
    <w:p w:rsidR="0083631A" w:rsidRDefault="0083631A" w:rsidP="0083631A">
      <w:pPr>
        <w:rPr>
          <w:rFonts w:ascii="Arial" w:hAnsi="Arial" w:cs="Arial"/>
          <w:caps/>
          <w:lang w:val="en-US"/>
        </w:rPr>
      </w:pPr>
    </w:p>
    <w:p w:rsidR="0083631A" w:rsidRDefault="0083631A" w:rsidP="0083631A">
      <w:pPr>
        <w:rPr>
          <w:rFonts w:ascii="Arial" w:hAnsi="Arial" w:cs="Arial"/>
          <w:caps/>
          <w:lang w:val="en-US"/>
        </w:rPr>
      </w:pPr>
    </w:p>
    <w:p w:rsidR="0083631A" w:rsidRDefault="0083631A" w:rsidP="0083631A">
      <w:pPr>
        <w:rPr>
          <w:rFonts w:ascii="Arial" w:hAnsi="Arial" w:cs="Arial"/>
          <w:caps/>
          <w:lang w:val="en-US"/>
        </w:rPr>
      </w:pPr>
    </w:p>
    <w:p w:rsidR="0083631A" w:rsidRDefault="0083631A" w:rsidP="0083631A">
      <w:pPr>
        <w:rPr>
          <w:rFonts w:ascii="Arial" w:hAnsi="Arial" w:cs="Arial"/>
          <w:caps/>
          <w:lang w:val="en-US"/>
        </w:rPr>
      </w:pPr>
    </w:p>
    <w:p w:rsidR="0083631A" w:rsidRDefault="0083631A" w:rsidP="0083631A">
      <w:pPr>
        <w:rPr>
          <w:rFonts w:ascii="Arial" w:hAnsi="Arial" w:cs="Arial"/>
          <w:caps/>
          <w:lang w:val="en-US"/>
        </w:rPr>
      </w:pPr>
    </w:p>
    <w:p w:rsidR="0083631A" w:rsidRDefault="0083631A" w:rsidP="0083631A">
      <w:pPr>
        <w:rPr>
          <w:rFonts w:ascii="Arial" w:hAnsi="Arial" w:cs="Arial"/>
          <w:caps/>
          <w:lang w:val="en-US"/>
        </w:rPr>
      </w:pPr>
    </w:p>
    <w:p w:rsidR="0083631A" w:rsidRDefault="0083631A" w:rsidP="0083631A">
      <w:pPr>
        <w:rPr>
          <w:rFonts w:ascii="Arial" w:hAnsi="Arial" w:cs="Arial"/>
          <w:caps/>
          <w:lang w:val="en-US"/>
        </w:rPr>
      </w:pPr>
    </w:p>
    <w:p w:rsidR="006304E1" w:rsidRDefault="006304E1" w:rsidP="0083631A"/>
    <w:p w:rsidR="006304E1" w:rsidRPr="006304E1" w:rsidRDefault="006304E1" w:rsidP="006304E1">
      <w:pPr>
        <w:pStyle w:val="Titre2"/>
        <w:rPr>
          <w:rFonts w:cs="Arial"/>
          <w:b w:val="0"/>
        </w:rPr>
      </w:pPr>
      <w:bookmarkStart w:id="0" w:name="_Toc221695287"/>
      <w:r w:rsidRPr="006304E1">
        <w:rPr>
          <w:rFonts w:cs="Arial"/>
          <w:sz w:val="22"/>
        </w:rPr>
        <w:t>General crew health requirements</w:t>
      </w:r>
      <w:bookmarkEnd w:id="0"/>
      <w:r w:rsidRPr="006304E1">
        <w:rPr>
          <w:rFonts w:cs="Arial"/>
          <w:sz w:val="22"/>
        </w:rPr>
        <w:t xml:space="preserve"> </w:t>
      </w:r>
    </w:p>
    <w:p w:rsidR="006304E1" w:rsidRPr="006E52E9" w:rsidRDefault="006304E1" w:rsidP="006304E1">
      <w:pPr>
        <w:pStyle w:val="Titre3"/>
        <w:jc w:val="both"/>
        <w:rPr>
          <w:rFonts w:cs="Arial"/>
          <w:sz w:val="22"/>
          <w:szCs w:val="22"/>
        </w:rPr>
      </w:pPr>
      <w:bookmarkStart w:id="1" w:name="_Toc221695288"/>
      <w:r w:rsidRPr="006E52E9">
        <w:rPr>
          <w:rFonts w:cs="Arial"/>
          <w:sz w:val="22"/>
          <w:szCs w:val="22"/>
        </w:rPr>
        <w:t>General</w:t>
      </w:r>
      <w:bookmarkEnd w:id="1"/>
    </w:p>
    <w:p w:rsidR="006304E1" w:rsidRPr="006E52E9" w:rsidRDefault="006304E1" w:rsidP="006304E1">
      <w:pPr>
        <w:pStyle w:val="Titre4"/>
        <w:rPr>
          <w:rFonts w:cs="Arial"/>
          <w:sz w:val="22"/>
          <w:szCs w:val="22"/>
        </w:rPr>
      </w:pPr>
      <w:r w:rsidRPr="006E52E9">
        <w:rPr>
          <w:rFonts w:cs="Arial"/>
          <w:sz w:val="22"/>
          <w:szCs w:val="22"/>
        </w:rPr>
        <w:t>Satutory requirements</w:t>
      </w:r>
    </w:p>
    <w:p w:rsidR="006304E1" w:rsidRPr="006E52E9" w:rsidRDefault="006304E1" w:rsidP="006304E1">
      <w:pPr>
        <w:pStyle w:val="Default"/>
        <w:jc w:val="both"/>
        <w:rPr>
          <w:sz w:val="22"/>
          <w:szCs w:val="22"/>
        </w:rPr>
      </w:pPr>
      <w:r w:rsidRPr="006E52E9">
        <w:rPr>
          <w:sz w:val="22"/>
          <w:szCs w:val="22"/>
        </w:rPr>
        <w:t xml:space="preserve">No person may serve as a crew member knowing that he has a physical deficiency or mental condition that would render him unable to meet the requirements of his current medical certificate, to discharge his responsibilities to a safe standard or could endanger the safety of the aircraft or its occupants. </w:t>
      </w:r>
    </w:p>
    <w:p w:rsidR="006304E1" w:rsidRPr="006E52E9" w:rsidRDefault="006304E1" w:rsidP="006304E1">
      <w:pPr>
        <w:pStyle w:val="Default"/>
        <w:jc w:val="both"/>
        <w:rPr>
          <w:sz w:val="22"/>
          <w:szCs w:val="22"/>
        </w:rPr>
      </w:pPr>
    </w:p>
    <w:p w:rsidR="006304E1" w:rsidRPr="006E52E9" w:rsidRDefault="006304E1" w:rsidP="006304E1">
      <w:pPr>
        <w:pStyle w:val="Default"/>
        <w:jc w:val="both"/>
        <w:rPr>
          <w:sz w:val="22"/>
          <w:szCs w:val="22"/>
        </w:rPr>
      </w:pPr>
      <w:r w:rsidRPr="006E52E9">
        <w:rPr>
          <w:sz w:val="22"/>
          <w:szCs w:val="22"/>
        </w:rPr>
        <w:t>Crewmembers should not undertake flying duties whilst under the influence of alcohol or drugs. These drugs include narcotics or any medicine that is not approved by the medical department for use by crewmembers, such as sleeping tablet. In any case if a crewmembers, employees or ground staff of</w:t>
      </w:r>
      <w:r w:rsidRPr="006E52E9" w:rsidDel="00DE7C8C">
        <w:rPr>
          <w:sz w:val="22"/>
          <w:szCs w:val="22"/>
        </w:rPr>
        <w:t xml:space="preserve"> </w:t>
      </w:r>
      <w:ins w:id="2" w:author="nailiirad" w:date="2026-02-09T11:21:00Z">
        <w:r w:rsidRPr="006E52E9">
          <w:rPr>
            <w:sz w:val="22"/>
            <w:szCs w:val="22"/>
          </w:rPr>
          <w:t>BERNIQ AIRWAYS</w:t>
        </w:r>
      </w:ins>
      <w:r w:rsidRPr="006E52E9">
        <w:rPr>
          <w:sz w:val="22"/>
          <w:szCs w:val="22"/>
        </w:rPr>
        <w:t xml:space="preserve"> consumes any type of drug he will be immediately suspended from his duties. </w:t>
      </w:r>
    </w:p>
    <w:p w:rsidR="006304E1" w:rsidRPr="006E52E9" w:rsidRDefault="006304E1" w:rsidP="006304E1">
      <w:pPr>
        <w:pStyle w:val="Default"/>
        <w:jc w:val="both"/>
        <w:rPr>
          <w:sz w:val="22"/>
          <w:szCs w:val="22"/>
        </w:rPr>
      </w:pPr>
    </w:p>
    <w:p w:rsidR="006304E1" w:rsidRPr="006E52E9" w:rsidRDefault="006304E1" w:rsidP="006304E1">
      <w:pPr>
        <w:jc w:val="both"/>
        <w:rPr>
          <w:rFonts w:ascii="Arial" w:hAnsi="Arial" w:cs="Arial"/>
        </w:rPr>
      </w:pPr>
      <w:r w:rsidRPr="006E52E9">
        <w:rPr>
          <w:rFonts w:ascii="Arial" w:hAnsi="Arial" w:cs="Arial"/>
        </w:rPr>
        <w:t>BERNIQ is authorized to perform periodically and randomly screening or testing for psychoactive substances to Crew Member and Technical staff working on the aircraft for the interest of flight safety. These medical tests shall be performed at an approved medical testing center.</w:t>
      </w:r>
    </w:p>
    <w:p w:rsidR="006304E1" w:rsidRPr="006E52E9" w:rsidRDefault="006304E1" w:rsidP="006304E1">
      <w:pPr>
        <w:pStyle w:val="Titre4"/>
        <w:rPr>
          <w:rFonts w:cs="Arial"/>
          <w:sz w:val="22"/>
          <w:szCs w:val="22"/>
        </w:rPr>
      </w:pPr>
      <w:r w:rsidRPr="006E52E9">
        <w:rPr>
          <w:rFonts w:cs="Arial"/>
          <w:sz w:val="22"/>
          <w:szCs w:val="22"/>
        </w:rPr>
        <w:t>Illness or incapacitation while on duty</w:t>
      </w:r>
    </w:p>
    <w:p w:rsidR="006304E1" w:rsidRPr="006E52E9" w:rsidRDefault="006304E1" w:rsidP="006304E1">
      <w:pPr>
        <w:pStyle w:val="Default"/>
        <w:jc w:val="both"/>
        <w:rPr>
          <w:sz w:val="22"/>
          <w:szCs w:val="22"/>
        </w:rPr>
      </w:pPr>
      <w:r w:rsidRPr="006E52E9">
        <w:rPr>
          <w:sz w:val="22"/>
          <w:szCs w:val="22"/>
        </w:rPr>
        <w:t xml:space="preserve">Any crewmember who becomes ill or incapacitated while on flight duty or during a stopover period at an outstation must report the matter to the commander at the earliest opportunity. </w:t>
      </w:r>
    </w:p>
    <w:p w:rsidR="006304E1" w:rsidRPr="006E52E9" w:rsidRDefault="006304E1" w:rsidP="006304E1">
      <w:pPr>
        <w:pStyle w:val="Default"/>
        <w:jc w:val="both"/>
        <w:rPr>
          <w:sz w:val="22"/>
          <w:szCs w:val="22"/>
        </w:rPr>
      </w:pPr>
      <w:r w:rsidRPr="006E52E9">
        <w:rPr>
          <w:sz w:val="22"/>
          <w:szCs w:val="22"/>
        </w:rPr>
        <w:t xml:space="preserve">Commanders should be aware that a sudden deterioration in health might be an indication of the onset of a dangerous or infectious complaint. Carriage of a flight crew or cabin crewmember who is ill is not authorized without permission from the medical department. Carriage of an ill crewmember could prejudice the Company's position in several ways: </w:t>
      </w:r>
    </w:p>
    <w:p w:rsidR="006304E1" w:rsidRPr="006E52E9" w:rsidRDefault="006304E1" w:rsidP="006304E1">
      <w:pPr>
        <w:pStyle w:val="Default"/>
        <w:spacing w:after="6"/>
        <w:jc w:val="both"/>
        <w:rPr>
          <w:sz w:val="22"/>
          <w:szCs w:val="22"/>
        </w:rPr>
      </w:pPr>
      <w:r w:rsidRPr="006E52E9">
        <w:rPr>
          <w:sz w:val="22"/>
          <w:szCs w:val="22"/>
        </w:rPr>
        <w:t xml:space="preserve">- International health regulations. </w:t>
      </w:r>
    </w:p>
    <w:p w:rsidR="006304E1" w:rsidRPr="006E52E9" w:rsidRDefault="006304E1" w:rsidP="006304E1">
      <w:pPr>
        <w:pStyle w:val="Default"/>
        <w:spacing w:after="6"/>
        <w:jc w:val="both"/>
        <w:rPr>
          <w:sz w:val="22"/>
          <w:szCs w:val="22"/>
        </w:rPr>
      </w:pPr>
      <w:r w:rsidRPr="006E52E9">
        <w:rPr>
          <w:sz w:val="22"/>
          <w:szCs w:val="22"/>
        </w:rPr>
        <w:t xml:space="preserve">- Liability to the staff member concerned should a serious illness ensue. </w:t>
      </w:r>
    </w:p>
    <w:p w:rsidR="006304E1" w:rsidRPr="006E52E9" w:rsidRDefault="006304E1" w:rsidP="006304E1">
      <w:pPr>
        <w:rPr>
          <w:rFonts w:ascii="Arial" w:hAnsi="Arial" w:cs="Arial"/>
        </w:rPr>
      </w:pPr>
      <w:r w:rsidRPr="006E52E9">
        <w:rPr>
          <w:rFonts w:ascii="Arial" w:hAnsi="Arial" w:cs="Arial"/>
        </w:rPr>
        <w:t>- Invalidation of the insurance of the aircraft.</w:t>
      </w:r>
    </w:p>
    <w:p w:rsidR="006304E1" w:rsidRPr="006E52E9" w:rsidRDefault="006304E1" w:rsidP="006304E1">
      <w:pPr>
        <w:pStyle w:val="Default"/>
        <w:jc w:val="both"/>
        <w:rPr>
          <w:sz w:val="22"/>
          <w:szCs w:val="22"/>
        </w:rPr>
      </w:pPr>
      <w:r w:rsidRPr="006E52E9">
        <w:rPr>
          <w:sz w:val="22"/>
          <w:szCs w:val="22"/>
        </w:rPr>
        <w:t xml:space="preserve">The Commander must ensure that a doctor is called at the earliest opportunity to examine the crewmember concerned. A certificate must be obtained stating whether the individual is fit for duty, or alternatively for travel. The Commander is authorized to arrange any tests necessary to ascertain the condition of the individual concerned. </w:t>
      </w:r>
    </w:p>
    <w:p w:rsidR="006304E1" w:rsidRPr="006E52E9" w:rsidRDefault="006304E1" w:rsidP="006304E1">
      <w:pPr>
        <w:pStyle w:val="Default"/>
        <w:jc w:val="both"/>
        <w:rPr>
          <w:sz w:val="22"/>
          <w:szCs w:val="22"/>
        </w:rPr>
      </w:pPr>
    </w:p>
    <w:p w:rsidR="006304E1" w:rsidRPr="006E52E9" w:rsidRDefault="006304E1" w:rsidP="006304E1">
      <w:pPr>
        <w:jc w:val="both"/>
        <w:rPr>
          <w:rFonts w:ascii="Arial" w:hAnsi="Arial" w:cs="Arial"/>
        </w:rPr>
      </w:pPr>
      <w:r w:rsidRPr="006E52E9">
        <w:rPr>
          <w:rFonts w:ascii="Arial" w:hAnsi="Arial" w:cs="Arial"/>
        </w:rPr>
        <w:t>A written report must be submitted by the Commander and the ill or incapacitated crewmember as soon as practicable after return to the main base. The Commander</w:t>
      </w:r>
    </w:p>
    <w:p w:rsidR="006304E1" w:rsidRPr="006E52E9" w:rsidRDefault="006304E1" w:rsidP="006304E1">
      <w:pPr>
        <w:pStyle w:val="Default"/>
        <w:jc w:val="both"/>
        <w:rPr>
          <w:sz w:val="22"/>
          <w:szCs w:val="22"/>
        </w:rPr>
      </w:pPr>
      <w:r w:rsidRPr="006E52E9">
        <w:rPr>
          <w:sz w:val="22"/>
          <w:szCs w:val="22"/>
        </w:rPr>
        <w:t xml:space="preserve">should arrange for the arrival time of the concerned crewmember at the main base to be notified to the medical department. </w:t>
      </w:r>
    </w:p>
    <w:p w:rsidR="006304E1" w:rsidRPr="006E52E9" w:rsidRDefault="006304E1" w:rsidP="006304E1">
      <w:pPr>
        <w:pStyle w:val="Default"/>
        <w:jc w:val="both"/>
        <w:rPr>
          <w:sz w:val="22"/>
          <w:szCs w:val="22"/>
        </w:rPr>
      </w:pPr>
      <w:r w:rsidRPr="006E52E9">
        <w:rPr>
          <w:sz w:val="22"/>
          <w:szCs w:val="22"/>
        </w:rPr>
        <w:t xml:space="preserve">The Commander has an overall responsibility for ensuring that all the crew are fit for duty, even if a report of sickness is not received. If any doubt exists, the Commander must ensure that the individual concerned is seen by a doctor and that the report from that doctor is forwarded to the main base, if  possible, on the flight concerned and failing this at the earliest opportunity. </w:t>
      </w:r>
    </w:p>
    <w:p w:rsidR="006304E1" w:rsidRPr="006E52E9" w:rsidRDefault="006304E1" w:rsidP="006304E1">
      <w:pPr>
        <w:pStyle w:val="Default"/>
        <w:jc w:val="both"/>
        <w:rPr>
          <w:sz w:val="22"/>
          <w:szCs w:val="22"/>
        </w:rPr>
      </w:pPr>
      <w:r w:rsidRPr="006E52E9">
        <w:rPr>
          <w:sz w:val="22"/>
          <w:szCs w:val="22"/>
        </w:rPr>
        <w:t xml:space="preserve">In the case of the Commander being incapacitated, the normal devolution of command to the First Officer applies (refer to 4.3). </w:t>
      </w:r>
    </w:p>
    <w:p w:rsidR="006304E1" w:rsidRPr="006E52E9" w:rsidRDefault="006304E1" w:rsidP="006304E1">
      <w:pPr>
        <w:pStyle w:val="Default"/>
        <w:jc w:val="both"/>
        <w:rPr>
          <w:sz w:val="22"/>
          <w:szCs w:val="22"/>
        </w:rPr>
      </w:pPr>
    </w:p>
    <w:p w:rsidR="006304E1" w:rsidRPr="006E52E9" w:rsidRDefault="006304E1" w:rsidP="006304E1">
      <w:pPr>
        <w:jc w:val="both"/>
        <w:rPr>
          <w:rFonts w:ascii="Arial" w:hAnsi="Arial" w:cs="Arial"/>
        </w:rPr>
      </w:pPr>
      <w:r w:rsidRPr="006E52E9">
        <w:rPr>
          <w:rFonts w:ascii="Arial" w:hAnsi="Arial" w:cs="Arial"/>
        </w:rPr>
        <w:lastRenderedPageBreak/>
        <w:t xml:space="preserve">Procedures to be followed in case of crewmember incapacitation are detailed in section </w:t>
      </w:r>
      <w:r w:rsidRPr="006E52E9">
        <w:rPr>
          <w:rFonts w:ascii="Arial" w:hAnsi="Arial" w:cs="Arial"/>
          <w:color w:val="FF0000"/>
        </w:rPr>
        <w:t>8.3.14.</w:t>
      </w:r>
    </w:p>
    <w:p w:rsidR="006304E1" w:rsidRPr="006E52E9" w:rsidRDefault="006304E1" w:rsidP="006304E1">
      <w:pPr>
        <w:pStyle w:val="Titre4"/>
        <w:rPr>
          <w:rFonts w:cs="Arial"/>
          <w:sz w:val="22"/>
          <w:szCs w:val="22"/>
        </w:rPr>
      </w:pPr>
      <w:r w:rsidRPr="006E52E9">
        <w:rPr>
          <w:rFonts w:cs="Arial"/>
          <w:sz w:val="22"/>
          <w:szCs w:val="22"/>
        </w:rPr>
        <w:t>International regulations</w:t>
      </w:r>
    </w:p>
    <w:p w:rsidR="006304E1" w:rsidRPr="006E52E9" w:rsidRDefault="006304E1" w:rsidP="006304E1">
      <w:pPr>
        <w:jc w:val="both"/>
        <w:rPr>
          <w:rFonts w:ascii="Arial" w:hAnsi="Arial" w:cs="Arial"/>
        </w:rPr>
      </w:pPr>
    </w:p>
    <w:p w:rsidR="006304E1" w:rsidRPr="006E52E9" w:rsidRDefault="006304E1" w:rsidP="006304E1">
      <w:pPr>
        <w:jc w:val="both"/>
        <w:rPr>
          <w:rFonts w:ascii="Arial" w:hAnsi="Arial" w:cs="Arial"/>
        </w:rPr>
      </w:pPr>
      <w:r w:rsidRPr="006E52E9">
        <w:rPr>
          <w:rFonts w:ascii="Arial" w:hAnsi="Arial" w:cs="Arial"/>
        </w:rPr>
        <w:t>The Commander must report all cases of illness onboard aircraft (excluding cases of airsickness and accidents) on landing at an airport. The details are to be given in the appropriate part of the Aircraft General Declaration. Cases of ill passengers disembarked during the flight must also be reported on arrival.</w:t>
      </w:r>
    </w:p>
    <w:p w:rsidR="006304E1" w:rsidRPr="006E52E9" w:rsidRDefault="006304E1" w:rsidP="006304E1">
      <w:pPr>
        <w:pStyle w:val="Titre4"/>
        <w:rPr>
          <w:rFonts w:cs="Arial"/>
          <w:sz w:val="22"/>
          <w:szCs w:val="22"/>
        </w:rPr>
      </w:pPr>
      <w:r w:rsidRPr="006E52E9">
        <w:rPr>
          <w:rFonts w:cs="Arial"/>
          <w:sz w:val="22"/>
          <w:szCs w:val="22"/>
        </w:rPr>
        <w:t>Quarantine regulations</w:t>
      </w:r>
    </w:p>
    <w:p w:rsidR="006304E1" w:rsidRPr="006E52E9" w:rsidRDefault="006304E1" w:rsidP="006304E1">
      <w:pPr>
        <w:jc w:val="both"/>
        <w:rPr>
          <w:rFonts w:ascii="Arial" w:hAnsi="Arial" w:cs="Arial"/>
        </w:rPr>
      </w:pPr>
      <w:r w:rsidRPr="006E52E9">
        <w:rPr>
          <w:rFonts w:ascii="Arial" w:hAnsi="Arial" w:cs="Arial"/>
        </w:rPr>
        <w:t>When a passenger on board shows symptoms which might indicate the presence of a major disease, the Commander of an arriving flight must ensure that the airport medical or health authority have been informed.</w:t>
      </w:r>
    </w:p>
    <w:p w:rsidR="006304E1" w:rsidRPr="006E52E9" w:rsidRDefault="006304E1" w:rsidP="006304E1">
      <w:pPr>
        <w:jc w:val="both"/>
        <w:rPr>
          <w:rFonts w:ascii="Arial" w:hAnsi="Arial" w:cs="Arial"/>
        </w:rPr>
      </w:pPr>
      <w:r w:rsidRPr="006E52E9">
        <w:rPr>
          <w:rFonts w:ascii="Arial" w:hAnsi="Arial" w:cs="Arial"/>
        </w:rPr>
        <w:t>It is the responsibility of the airport medical or health authority to decide whether isolation of the aircraft, crew and passengers is necessary.</w:t>
      </w:r>
    </w:p>
    <w:p w:rsidR="00304B7F" w:rsidRPr="006E52E9" w:rsidRDefault="00304B7F" w:rsidP="00304B7F">
      <w:pPr>
        <w:jc w:val="both"/>
        <w:rPr>
          <w:rFonts w:ascii="Arial" w:hAnsi="Arial" w:cs="Arial"/>
        </w:rPr>
      </w:pPr>
      <w:r w:rsidRPr="006E52E9">
        <w:rPr>
          <w:rFonts w:ascii="Arial" w:hAnsi="Arial" w:cs="Arial"/>
        </w:rPr>
        <w:t>On arrival of the aircraft, nobody shall be permitted to board the aircraft or disembark or attempt to off load cargo or catering until such time as authorized by the airport medical or health authority.</w:t>
      </w:r>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r w:rsidRPr="006E52E9">
        <w:rPr>
          <w:rFonts w:ascii="Arial" w:hAnsi="Arial" w:cs="Arial"/>
        </w:rPr>
        <w:t>Each station, in conjunction with the airport medical or health authorities, will devise a plan that would provide, when necessary, for:</w:t>
      </w:r>
    </w:p>
    <w:p w:rsidR="00304B7F" w:rsidRPr="006E52E9" w:rsidRDefault="00304B7F" w:rsidP="00304B7F">
      <w:pPr>
        <w:jc w:val="both"/>
        <w:rPr>
          <w:rFonts w:ascii="Arial" w:hAnsi="Arial" w:cs="Arial"/>
        </w:rPr>
      </w:pPr>
      <w:r w:rsidRPr="006E52E9">
        <w:rPr>
          <w:rFonts w:ascii="Arial" w:hAnsi="Arial" w:cs="Arial"/>
        </w:rPr>
        <w:t>- The transport of suspected cases of infectious diseases by selected ambulances to a designated hospital.</w:t>
      </w:r>
    </w:p>
    <w:p w:rsidR="00304B7F" w:rsidRPr="006E52E9" w:rsidRDefault="00304B7F" w:rsidP="00304B7F">
      <w:pPr>
        <w:jc w:val="both"/>
        <w:rPr>
          <w:rFonts w:ascii="Arial" w:hAnsi="Arial" w:cs="Arial"/>
        </w:rPr>
      </w:pPr>
      <w:r w:rsidRPr="006E52E9">
        <w:rPr>
          <w:rFonts w:ascii="Arial" w:hAnsi="Arial" w:cs="Arial"/>
        </w:rPr>
        <w:t>- The transfer of passengers and crew to a designated lounge or waiting area where they can be isolated from other passengers until cleared by the airport medical or health authority.</w:t>
      </w:r>
    </w:p>
    <w:p w:rsidR="00304B7F" w:rsidRPr="006E52E9" w:rsidRDefault="00304B7F" w:rsidP="00304B7F">
      <w:pPr>
        <w:jc w:val="both"/>
        <w:rPr>
          <w:rFonts w:ascii="Arial" w:hAnsi="Arial" w:cs="Arial"/>
        </w:rPr>
      </w:pPr>
    </w:p>
    <w:p w:rsidR="00304B7F" w:rsidRPr="006E52E9" w:rsidRDefault="00304B7F" w:rsidP="00304B7F">
      <w:pPr>
        <w:rPr>
          <w:rFonts w:ascii="Arial" w:hAnsi="Arial" w:cs="Arial"/>
        </w:rPr>
      </w:pPr>
      <w:r w:rsidRPr="006E52E9">
        <w:rPr>
          <w:rFonts w:ascii="Arial" w:hAnsi="Arial" w:cs="Arial"/>
        </w:rPr>
        <w:t>- The decontamination of the aircraft, passenger baggage, cargo and mail and any isolation lounges used by passengers or crew suspected of having infectious diseases.</w:t>
      </w:r>
    </w:p>
    <w:p w:rsidR="00304B7F" w:rsidRPr="006E52E9" w:rsidRDefault="00304B7F" w:rsidP="00304B7F">
      <w:pPr>
        <w:rPr>
          <w:rFonts w:ascii="Arial" w:hAnsi="Arial" w:cs="Arial"/>
        </w:rPr>
      </w:pPr>
    </w:p>
    <w:p w:rsidR="00304B7F" w:rsidRPr="006E52E9" w:rsidRDefault="00304B7F" w:rsidP="00304B7F">
      <w:pPr>
        <w:pStyle w:val="Titre3"/>
        <w:jc w:val="both"/>
        <w:rPr>
          <w:rFonts w:cs="Arial"/>
          <w:sz w:val="22"/>
          <w:szCs w:val="22"/>
        </w:rPr>
      </w:pPr>
      <w:bookmarkStart w:id="3" w:name="_Toc221695289"/>
      <w:r w:rsidRPr="006E52E9">
        <w:rPr>
          <w:rFonts w:cs="Arial"/>
          <w:sz w:val="22"/>
          <w:szCs w:val="22"/>
        </w:rPr>
        <w:t>Alcohol and other intoxicating liquor</w:t>
      </w:r>
      <w:bookmarkEnd w:id="3"/>
    </w:p>
    <w:p w:rsidR="00304B7F" w:rsidRPr="006E52E9" w:rsidRDefault="00304B7F" w:rsidP="00304B7F">
      <w:pPr>
        <w:rPr>
          <w:rFonts w:ascii="Arial" w:hAnsi="Arial" w:cs="Arial"/>
        </w:rPr>
      </w:pPr>
    </w:p>
    <w:p w:rsidR="00304B7F" w:rsidRPr="006E52E9" w:rsidRDefault="00304B7F" w:rsidP="00304B7F">
      <w:pPr>
        <w:autoSpaceDE w:val="0"/>
        <w:autoSpaceDN w:val="0"/>
        <w:adjustRightInd w:val="0"/>
        <w:rPr>
          <w:rFonts w:ascii="Arial" w:hAnsi="Arial" w:cs="Arial"/>
        </w:rPr>
      </w:pPr>
      <w:r w:rsidRPr="006E52E9">
        <w:rPr>
          <w:rFonts w:ascii="Arial" w:hAnsi="Arial" w:cs="Arial"/>
        </w:rPr>
        <w:t>It is a known fact that alcohol affects mental alertness, finer skills and increases the reaction time which all has impact on the performance of a professional pilot. These factors can be kept at the highest level of proficiency only when the level of blood alcohol is Zero. Even a low alcohol blood level between 0.03 and 0.05 percent, disturbs the sensorimotor, visual and cortical reactions. Two ounces or 55 gms of whiskey will raise the alcohol blood level to .05 percent.</w:t>
      </w:r>
    </w:p>
    <w:p w:rsidR="00304B7F" w:rsidRPr="006E52E9" w:rsidRDefault="00304B7F" w:rsidP="00304B7F">
      <w:pPr>
        <w:autoSpaceDE w:val="0"/>
        <w:autoSpaceDN w:val="0"/>
        <w:adjustRightInd w:val="0"/>
        <w:rPr>
          <w:rFonts w:ascii="Arial" w:hAnsi="Arial" w:cs="Arial"/>
        </w:rPr>
      </w:pPr>
    </w:p>
    <w:p w:rsidR="00304B7F" w:rsidRPr="006E52E9" w:rsidRDefault="00304B7F" w:rsidP="00304B7F">
      <w:pPr>
        <w:autoSpaceDE w:val="0"/>
        <w:autoSpaceDN w:val="0"/>
        <w:adjustRightInd w:val="0"/>
        <w:rPr>
          <w:rFonts w:ascii="Arial" w:hAnsi="Arial" w:cs="Arial"/>
        </w:rPr>
      </w:pPr>
      <w:r w:rsidRPr="006E52E9">
        <w:rPr>
          <w:rFonts w:ascii="Arial" w:hAnsi="Arial" w:cs="Arial"/>
        </w:rPr>
        <w:t>Moreover, alcohol remains longer in the brain than in the blood. It also interferes with the enzymatic cellular process of oxidation; consequently, it causes hypoxia and reduces the individual’s tolerance to attitude. Chronic alcoholism is incompatible with the profession and becomes usually a cause for permanent or temporary grounding. Therefore, awareness to the inherent dangers of undertaking a flight after consumption of alcohol is vital. As consumption of alcohol has a direct bearing on the performance capability of an individual crew member.</w:t>
      </w:r>
    </w:p>
    <w:p w:rsidR="00304B7F" w:rsidRPr="006E52E9" w:rsidRDefault="00304B7F" w:rsidP="00304B7F">
      <w:pPr>
        <w:autoSpaceDE w:val="0"/>
        <w:autoSpaceDN w:val="0"/>
        <w:adjustRightInd w:val="0"/>
        <w:rPr>
          <w:rFonts w:ascii="Arial" w:hAnsi="Arial" w:cs="Arial"/>
        </w:rPr>
      </w:pPr>
      <w:r w:rsidRPr="006E52E9">
        <w:rPr>
          <w:rFonts w:ascii="Arial" w:hAnsi="Arial" w:cs="Arial"/>
        </w:rPr>
        <w:t>Berniq Airways have stipulated the following guidelines to the crew for compliance.</w:t>
      </w:r>
    </w:p>
    <w:p w:rsidR="00304B7F" w:rsidRPr="006E52E9" w:rsidRDefault="00304B7F" w:rsidP="00304B7F">
      <w:pPr>
        <w:autoSpaceDE w:val="0"/>
        <w:autoSpaceDN w:val="0"/>
        <w:adjustRightInd w:val="0"/>
        <w:rPr>
          <w:rFonts w:ascii="Arial" w:hAnsi="Arial" w:cs="Arial"/>
        </w:rPr>
      </w:pPr>
    </w:p>
    <w:p w:rsidR="00304B7F" w:rsidRPr="006E52E9" w:rsidRDefault="00304B7F" w:rsidP="00304B7F">
      <w:pPr>
        <w:autoSpaceDE w:val="0"/>
        <w:autoSpaceDN w:val="0"/>
        <w:adjustRightInd w:val="0"/>
        <w:rPr>
          <w:rFonts w:ascii="Arial" w:hAnsi="Arial" w:cs="Arial"/>
        </w:rPr>
      </w:pPr>
      <w:r w:rsidRPr="006E52E9">
        <w:rPr>
          <w:rFonts w:ascii="Arial" w:hAnsi="Arial" w:cs="Arial"/>
        </w:rPr>
        <w:t>a) No crew member shall consume alcohol less than 12 hours prior to the reporting for flight duty or the commencement of standby.</w:t>
      </w:r>
    </w:p>
    <w:p w:rsidR="00304B7F" w:rsidRPr="006E52E9" w:rsidRDefault="00304B7F" w:rsidP="00304B7F">
      <w:pPr>
        <w:autoSpaceDE w:val="0"/>
        <w:autoSpaceDN w:val="0"/>
        <w:adjustRightInd w:val="0"/>
        <w:rPr>
          <w:rFonts w:ascii="Arial" w:hAnsi="Arial" w:cs="Arial"/>
        </w:rPr>
      </w:pPr>
    </w:p>
    <w:p w:rsidR="00304B7F" w:rsidRPr="006E52E9" w:rsidRDefault="00304B7F" w:rsidP="00304B7F">
      <w:pPr>
        <w:jc w:val="both"/>
        <w:rPr>
          <w:rFonts w:ascii="Arial" w:hAnsi="Arial" w:cs="Arial"/>
        </w:rPr>
      </w:pPr>
      <w:r w:rsidRPr="006E52E9">
        <w:rPr>
          <w:rFonts w:ascii="Arial" w:hAnsi="Arial" w:cs="Arial"/>
        </w:rPr>
        <w:t>b) In case of crew members, the tolerance level shall be at zero at the time of reporting to duty.</w:t>
      </w:r>
    </w:p>
    <w:p w:rsidR="00304B7F" w:rsidRPr="006E52E9" w:rsidRDefault="00304B7F" w:rsidP="00304B7F">
      <w:pPr>
        <w:autoSpaceDE w:val="0"/>
        <w:autoSpaceDN w:val="0"/>
        <w:adjustRightInd w:val="0"/>
        <w:rPr>
          <w:rFonts w:ascii="Arial" w:hAnsi="Arial" w:cs="Arial"/>
        </w:rPr>
      </w:pPr>
      <w:r w:rsidRPr="006E52E9">
        <w:rPr>
          <w:rFonts w:ascii="Arial" w:hAnsi="Arial" w:cs="Arial"/>
        </w:rPr>
        <w:t>c) No crew member consume alcohol during the flight duty period, whilst on standby and in uniform.</w:t>
      </w:r>
    </w:p>
    <w:p w:rsidR="00304B7F" w:rsidRPr="006E52E9" w:rsidRDefault="00304B7F" w:rsidP="00304B7F">
      <w:pPr>
        <w:autoSpaceDE w:val="0"/>
        <w:autoSpaceDN w:val="0"/>
        <w:adjustRightInd w:val="0"/>
        <w:rPr>
          <w:rFonts w:ascii="Arial" w:hAnsi="Arial" w:cs="Arial"/>
        </w:rPr>
      </w:pPr>
      <w:r w:rsidRPr="006E52E9">
        <w:rPr>
          <w:rFonts w:ascii="Arial" w:hAnsi="Arial" w:cs="Arial"/>
        </w:rPr>
        <w:t>Flight duty is prohibited when a crew member’s capacity for work is reduced because of illness or general physical condition. Decrease of fitness includes the effects of disease, injury, alcohol, drugs, fatigue, etc.</w:t>
      </w:r>
    </w:p>
    <w:p w:rsidR="00304B7F" w:rsidRPr="006E52E9" w:rsidRDefault="00304B7F" w:rsidP="00304B7F">
      <w:pPr>
        <w:autoSpaceDE w:val="0"/>
        <w:autoSpaceDN w:val="0"/>
        <w:adjustRightInd w:val="0"/>
        <w:rPr>
          <w:rFonts w:ascii="Arial" w:hAnsi="Arial" w:cs="Arial"/>
        </w:rPr>
      </w:pPr>
      <w:r w:rsidRPr="006E52E9">
        <w:rPr>
          <w:rFonts w:ascii="Arial" w:hAnsi="Arial" w:cs="Arial"/>
        </w:rPr>
        <w:t>Decrease of fitness under the influence of mental stress may also occur. It is the</w:t>
      </w:r>
    </w:p>
    <w:p w:rsidR="00304B7F" w:rsidRPr="006E52E9" w:rsidRDefault="00304B7F" w:rsidP="00304B7F">
      <w:pPr>
        <w:autoSpaceDE w:val="0"/>
        <w:autoSpaceDN w:val="0"/>
        <w:adjustRightInd w:val="0"/>
        <w:rPr>
          <w:rFonts w:ascii="Arial" w:hAnsi="Arial" w:cs="Arial"/>
        </w:rPr>
      </w:pPr>
      <w:r w:rsidRPr="006E52E9">
        <w:rPr>
          <w:rFonts w:ascii="Arial" w:hAnsi="Arial" w:cs="Arial"/>
        </w:rPr>
        <w:t>Responsibility of the crew member to decide whether he/she is fit for flight duty in such circumstances.</w:t>
      </w:r>
    </w:p>
    <w:p w:rsidR="00304B7F" w:rsidRPr="006E52E9" w:rsidRDefault="00304B7F" w:rsidP="00304B7F">
      <w:pPr>
        <w:pStyle w:val="Titre3"/>
        <w:jc w:val="both"/>
        <w:rPr>
          <w:rFonts w:cs="Arial"/>
          <w:sz w:val="22"/>
          <w:szCs w:val="22"/>
        </w:rPr>
      </w:pPr>
      <w:bookmarkStart w:id="4" w:name="_Toc221695290"/>
      <w:r w:rsidRPr="006E52E9">
        <w:rPr>
          <w:rFonts w:cs="Arial"/>
          <w:sz w:val="22"/>
          <w:szCs w:val="22"/>
        </w:rPr>
        <w:t>Narcotics</w:t>
      </w:r>
      <w:bookmarkEnd w:id="4"/>
    </w:p>
    <w:p w:rsidR="00304B7F" w:rsidRPr="006E52E9" w:rsidRDefault="00304B7F" w:rsidP="00304B7F">
      <w:pPr>
        <w:rPr>
          <w:rFonts w:ascii="Arial" w:hAnsi="Arial" w:cs="Arial"/>
        </w:rPr>
      </w:pPr>
    </w:p>
    <w:p w:rsidR="00304B7F" w:rsidRPr="006E52E9" w:rsidRDefault="00304B7F" w:rsidP="00304B7F">
      <w:pPr>
        <w:autoSpaceDE w:val="0"/>
        <w:autoSpaceDN w:val="0"/>
        <w:adjustRightInd w:val="0"/>
        <w:rPr>
          <w:rFonts w:ascii="Arial" w:hAnsi="Arial" w:cs="Arial"/>
          <w:color w:val="000000"/>
        </w:rPr>
      </w:pPr>
      <w:r w:rsidRPr="006E52E9">
        <w:rPr>
          <w:rFonts w:ascii="Arial" w:hAnsi="Arial" w:cs="Arial"/>
          <w:color w:val="000000"/>
        </w:rPr>
        <w:t xml:space="preserve">The consumption of narcotics is not allowed for crewmembers unless approved by the medical department. </w:t>
      </w:r>
    </w:p>
    <w:p w:rsidR="00304B7F" w:rsidRPr="006E52E9" w:rsidRDefault="00304B7F" w:rsidP="00304B7F">
      <w:pPr>
        <w:autoSpaceDE w:val="0"/>
        <w:autoSpaceDN w:val="0"/>
        <w:adjustRightInd w:val="0"/>
        <w:rPr>
          <w:rFonts w:ascii="Arial" w:hAnsi="Arial" w:cs="Arial"/>
          <w:color w:val="000000"/>
        </w:rPr>
      </w:pPr>
    </w:p>
    <w:p w:rsidR="00304B7F" w:rsidRPr="006E52E9" w:rsidRDefault="00304B7F" w:rsidP="00304B7F">
      <w:pPr>
        <w:autoSpaceDE w:val="0"/>
        <w:autoSpaceDN w:val="0"/>
        <w:adjustRightInd w:val="0"/>
        <w:rPr>
          <w:rFonts w:ascii="Arial" w:hAnsi="Arial" w:cs="Arial"/>
          <w:color w:val="000000"/>
        </w:rPr>
      </w:pPr>
      <w:r w:rsidRPr="006E52E9">
        <w:rPr>
          <w:rFonts w:ascii="Arial" w:hAnsi="Arial" w:cs="Arial"/>
          <w:color w:val="000000"/>
        </w:rPr>
        <w:t>Any crew identified as engaged in any kind of use of narcotics or any psychoactive substance will be immediately removed from flight</w:t>
      </w:r>
    </w:p>
    <w:p w:rsidR="00304B7F" w:rsidRPr="006E52E9" w:rsidRDefault="00304B7F" w:rsidP="00304B7F">
      <w:pPr>
        <w:pStyle w:val="Titre3"/>
        <w:rPr>
          <w:rFonts w:cs="Arial"/>
          <w:sz w:val="22"/>
          <w:szCs w:val="22"/>
        </w:rPr>
      </w:pPr>
      <w:bookmarkStart w:id="5" w:name="_Toc221695291"/>
      <w:r w:rsidRPr="006E52E9">
        <w:rPr>
          <w:rFonts w:cs="Arial"/>
          <w:sz w:val="22"/>
          <w:szCs w:val="22"/>
        </w:rPr>
        <w:t>Drugs, sleeping tablets and pharmaceutical preparations</w:t>
      </w:r>
      <w:bookmarkEnd w:id="5"/>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r w:rsidRPr="006E52E9">
        <w:rPr>
          <w:rFonts w:ascii="Arial" w:hAnsi="Arial" w:cs="Arial"/>
        </w:rPr>
        <w:t>Crewmembers should not undertake flying duties while under the influence of any drug that may adversely affect performance.</w:t>
      </w:r>
    </w:p>
    <w:p w:rsidR="00304B7F" w:rsidRPr="006E52E9" w:rsidRDefault="00304B7F" w:rsidP="00304B7F">
      <w:pPr>
        <w:jc w:val="both"/>
        <w:rPr>
          <w:rFonts w:ascii="Arial" w:hAnsi="Arial" w:cs="Arial"/>
        </w:rPr>
      </w:pPr>
      <w:r w:rsidRPr="006E52E9">
        <w:rPr>
          <w:rFonts w:ascii="Arial" w:hAnsi="Arial" w:cs="Arial"/>
        </w:rPr>
        <w:lastRenderedPageBreak/>
        <w:t>Pilots should know that many commonly used drugs have side effects liable to impair judgement and interfere with performance.</w:t>
      </w:r>
    </w:p>
    <w:p w:rsidR="00304B7F" w:rsidRPr="006E52E9" w:rsidRDefault="00304B7F" w:rsidP="00304B7F">
      <w:pPr>
        <w:jc w:val="both"/>
        <w:rPr>
          <w:rFonts w:ascii="Arial" w:hAnsi="Arial" w:cs="Arial"/>
        </w:rPr>
      </w:pPr>
      <w:r w:rsidRPr="006E52E9">
        <w:rPr>
          <w:rFonts w:ascii="Arial" w:hAnsi="Arial" w:cs="Arial"/>
        </w:rPr>
        <w:t>Ideally crewmembers should not fly on duty whilst taking any medication. When in doubt, pilots should contact the medical department to establish whether medication being taken precludes flight duties or not.</w:t>
      </w:r>
    </w:p>
    <w:p w:rsidR="00304B7F" w:rsidRPr="006E52E9" w:rsidRDefault="00304B7F" w:rsidP="00304B7F">
      <w:pPr>
        <w:jc w:val="both"/>
        <w:rPr>
          <w:rFonts w:ascii="Arial" w:hAnsi="Arial" w:cs="Arial"/>
        </w:rPr>
      </w:pPr>
      <w:r w:rsidRPr="006E52E9">
        <w:rPr>
          <w:rFonts w:ascii="Arial" w:hAnsi="Arial" w:cs="Arial"/>
        </w:rPr>
        <w:t>The following are some of the types of medication in common use which may impair reactions. There are many others and when in doubt a pilot should consult the medical department.</w:t>
      </w:r>
    </w:p>
    <w:p w:rsidR="00304B7F" w:rsidRPr="006E52E9" w:rsidRDefault="00304B7F" w:rsidP="00304B7F">
      <w:pPr>
        <w:numPr>
          <w:ilvl w:val="0"/>
          <w:numId w:val="2"/>
        </w:numPr>
        <w:spacing w:after="0" w:line="240" w:lineRule="auto"/>
        <w:jc w:val="both"/>
        <w:rPr>
          <w:rFonts w:ascii="Arial" w:hAnsi="Arial" w:cs="Arial"/>
          <w:b/>
          <w:bCs/>
        </w:rPr>
      </w:pPr>
      <w:r w:rsidRPr="006E52E9">
        <w:rPr>
          <w:rFonts w:ascii="Arial" w:hAnsi="Arial" w:cs="Arial"/>
          <w:b/>
          <w:bCs/>
        </w:rPr>
        <w:t>Hypnotic (Sleeping Tablets)</w:t>
      </w:r>
    </w:p>
    <w:p w:rsidR="00304B7F" w:rsidRPr="006E52E9" w:rsidRDefault="00304B7F" w:rsidP="00304B7F">
      <w:pPr>
        <w:ind w:left="720"/>
        <w:jc w:val="both"/>
        <w:rPr>
          <w:rFonts w:ascii="Arial" w:hAnsi="Arial" w:cs="Arial"/>
        </w:rPr>
      </w:pPr>
      <w:r w:rsidRPr="006E52E9">
        <w:rPr>
          <w:rFonts w:ascii="Arial" w:hAnsi="Arial" w:cs="Arial"/>
        </w:rPr>
        <w:t>Use of hypnotics must be discouraged. They may dull the senses, cause confusion and slow reactions.</w:t>
      </w:r>
    </w:p>
    <w:p w:rsidR="00304B7F" w:rsidRPr="006E52E9" w:rsidRDefault="00304B7F" w:rsidP="00304B7F">
      <w:pPr>
        <w:numPr>
          <w:ilvl w:val="0"/>
          <w:numId w:val="2"/>
        </w:numPr>
        <w:spacing w:after="0" w:line="240" w:lineRule="auto"/>
        <w:jc w:val="both"/>
        <w:rPr>
          <w:rFonts w:ascii="Arial" w:hAnsi="Arial" w:cs="Arial"/>
          <w:b/>
          <w:bCs/>
        </w:rPr>
      </w:pPr>
      <w:r w:rsidRPr="006E52E9">
        <w:rPr>
          <w:rFonts w:ascii="Arial" w:hAnsi="Arial" w:cs="Arial"/>
          <w:b/>
          <w:bCs/>
        </w:rPr>
        <w:t>Antihistamines</w:t>
      </w:r>
    </w:p>
    <w:p w:rsidR="00304B7F" w:rsidRPr="006E52E9" w:rsidRDefault="00304B7F" w:rsidP="00304B7F">
      <w:pPr>
        <w:ind w:left="720"/>
        <w:jc w:val="both"/>
        <w:rPr>
          <w:rFonts w:ascii="Arial" w:hAnsi="Arial" w:cs="Arial"/>
        </w:rPr>
      </w:pPr>
      <w:r w:rsidRPr="006E52E9">
        <w:rPr>
          <w:rFonts w:ascii="Arial" w:hAnsi="Arial" w:cs="Arial"/>
        </w:rPr>
        <w:t>All antihistamines can produce side effects such as sedation, fatigue and dryness of the mouth. Quite commonly they are included in medication for treatment of the common cold, hay fever and allergic rashes or reactions. Some nasal sprays and drops may also contain antihistamines.</w:t>
      </w:r>
    </w:p>
    <w:p w:rsidR="00304B7F" w:rsidRPr="006E52E9" w:rsidRDefault="00304B7F" w:rsidP="00304B7F">
      <w:pPr>
        <w:numPr>
          <w:ilvl w:val="0"/>
          <w:numId w:val="2"/>
        </w:numPr>
        <w:spacing w:after="0" w:line="240" w:lineRule="auto"/>
        <w:ind w:left="502"/>
        <w:jc w:val="both"/>
        <w:rPr>
          <w:rFonts w:ascii="Arial" w:hAnsi="Arial" w:cs="Arial"/>
          <w:b/>
          <w:bCs/>
        </w:rPr>
      </w:pPr>
      <w:r w:rsidRPr="006E52E9">
        <w:rPr>
          <w:rFonts w:ascii="Arial" w:hAnsi="Arial" w:cs="Arial"/>
          <w:b/>
          <w:bCs/>
        </w:rPr>
        <w:t>Tranquillizer, Antidepressants and Psychotic Drugs</w:t>
      </w:r>
    </w:p>
    <w:p w:rsidR="00304B7F" w:rsidRPr="006E52E9" w:rsidRDefault="00304B7F" w:rsidP="00304B7F">
      <w:pPr>
        <w:ind w:left="720"/>
        <w:jc w:val="both"/>
        <w:rPr>
          <w:rFonts w:ascii="Arial" w:hAnsi="Arial" w:cs="Arial"/>
        </w:rPr>
      </w:pPr>
      <w:r w:rsidRPr="006E52E9">
        <w:rPr>
          <w:rFonts w:ascii="Arial" w:hAnsi="Arial" w:cs="Arial"/>
        </w:rPr>
        <w:t xml:space="preserve">All these types of drugs preclude crewmembers from flight duties because of the underlying condition for which they are being used as well as the possible side effects resulting from them. Flight duties should not be resumed until treatment with these types of drugs has been discontinued and until the effects of the drugs have entirely worn off. This can take several days in some instances. </w:t>
      </w:r>
    </w:p>
    <w:p w:rsidR="00304B7F" w:rsidRPr="006E52E9" w:rsidRDefault="00304B7F" w:rsidP="00304B7F">
      <w:pPr>
        <w:numPr>
          <w:ilvl w:val="0"/>
          <w:numId w:val="2"/>
        </w:numPr>
        <w:spacing w:after="0" w:line="240" w:lineRule="auto"/>
        <w:ind w:left="502"/>
        <w:jc w:val="both"/>
        <w:rPr>
          <w:rFonts w:ascii="Arial" w:hAnsi="Arial" w:cs="Arial"/>
          <w:b/>
          <w:bCs/>
        </w:rPr>
      </w:pPr>
      <w:r w:rsidRPr="006E52E9">
        <w:rPr>
          <w:rFonts w:ascii="Arial" w:hAnsi="Arial" w:cs="Arial"/>
          <w:b/>
          <w:bCs/>
        </w:rPr>
        <w:t>Antibiotics</w:t>
      </w:r>
    </w:p>
    <w:p w:rsidR="00304B7F" w:rsidRPr="006E52E9" w:rsidRDefault="00304B7F" w:rsidP="00304B7F">
      <w:pPr>
        <w:ind w:left="720"/>
        <w:jc w:val="both"/>
        <w:rPr>
          <w:rFonts w:ascii="Arial" w:hAnsi="Arial" w:cs="Arial"/>
        </w:rPr>
      </w:pPr>
      <w:r w:rsidRPr="006E52E9">
        <w:rPr>
          <w:rFonts w:ascii="Arial" w:hAnsi="Arial" w:cs="Arial"/>
        </w:rPr>
        <w:t>The underlying condition for which antibiotics are being taken may prevent a pilot from flying. However, most antibiotics are compatible with flying. Obviously, where any hypersensitivity is feared, the suspect antibiotic must not be used. A pilot should have previous experience of the prescribed antibiotic, or, alternatively, have a trial of it for at least twenty-four hours on the ground before using it during flight duties.</w:t>
      </w:r>
    </w:p>
    <w:p w:rsidR="00304B7F" w:rsidRPr="006E52E9" w:rsidRDefault="00304B7F" w:rsidP="00304B7F">
      <w:pPr>
        <w:numPr>
          <w:ilvl w:val="0"/>
          <w:numId w:val="2"/>
        </w:numPr>
        <w:spacing w:after="0" w:line="240" w:lineRule="auto"/>
        <w:ind w:left="502"/>
        <w:jc w:val="both"/>
        <w:rPr>
          <w:rFonts w:ascii="Arial" w:hAnsi="Arial" w:cs="Arial"/>
          <w:b/>
          <w:bCs/>
        </w:rPr>
      </w:pPr>
      <w:r w:rsidRPr="006E52E9">
        <w:rPr>
          <w:rFonts w:ascii="Arial" w:hAnsi="Arial" w:cs="Arial"/>
          <w:b/>
          <w:bCs/>
        </w:rPr>
        <w:t>Analgesics (Pain killers)</w:t>
      </w:r>
    </w:p>
    <w:p w:rsidR="00304B7F" w:rsidRPr="006E52E9" w:rsidRDefault="00304B7F" w:rsidP="00304B7F">
      <w:pPr>
        <w:ind w:left="720"/>
        <w:jc w:val="both"/>
        <w:rPr>
          <w:rFonts w:ascii="Arial" w:hAnsi="Arial" w:cs="Arial"/>
        </w:rPr>
      </w:pPr>
      <w:r w:rsidRPr="006E52E9">
        <w:rPr>
          <w:rFonts w:ascii="Arial" w:hAnsi="Arial" w:cs="Arial"/>
        </w:rPr>
        <w:t>With a lot of analgesics and anti-inflammatory agents, there is risk of gastric irritation or hemorrhage. Ideally doctor’s advice should be sought before using them.</w:t>
      </w:r>
    </w:p>
    <w:p w:rsidR="00304B7F" w:rsidRPr="006E52E9" w:rsidRDefault="00304B7F" w:rsidP="00304B7F">
      <w:pPr>
        <w:numPr>
          <w:ilvl w:val="0"/>
          <w:numId w:val="2"/>
        </w:numPr>
        <w:spacing w:after="0" w:line="240" w:lineRule="auto"/>
        <w:ind w:left="502"/>
        <w:jc w:val="both"/>
        <w:rPr>
          <w:rFonts w:ascii="Arial" w:hAnsi="Arial" w:cs="Arial"/>
          <w:b/>
          <w:bCs/>
        </w:rPr>
      </w:pPr>
      <w:r w:rsidRPr="006E52E9">
        <w:rPr>
          <w:rFonts w:ascii="Arial" w:hAnsi="Arial" w:cs="Arial"/>
          <w:b/>
          <w:bCs/>
        </w:rPr>
        <w:t>Steroids (Cortisone, etc.)</w:t>
      </w:r>
    </w:p>
    <w:p w:rsidR="00304B7F" w:rsidRPr="006E52E9" w:rsidRDefault="00304B7F" w:rsidP="00304B7F">
      <w:pPr>
        <w:ind w:left="720"/>
        <w:jc w:val="both"/>
        <w:rPr>
          <w:rFonts w:ascii="Arial" w:hAnsi="Arial" w:cs="Arial"/>
        </w:rPr>
      </w:pPr>
      <w:r w:rsidRPr="006E52E9">
        <w:rPr>
          <w:rFonts w:ascii="Arial" w:hAnsi="Arial" w:cs="Arial"/>
        </w:rPr>
        <w:t>Use of steroids, with few exceptions, precludes flight duties.</w:t>
      </w:r>
    </w:p>
    <w:p w:rsidR="00304B7F" w:rsidRPr="006E52E9" w:rsidRDefault="00304B7F" w:rsidP="00304B7F">
      <w:pPr>
        <w:numPr>
          <w:ilvl w:val="0"/>
          <w:numId w:val="2"/>
        </w:numPr>
        <w:spacing w:after="0" w:line="240" w:lineRule="auto"/>
        <w:ind w:left="502"/>
        <w:jc w:val="both"/>
        <w:rPr>
          <w:rFonts w:ascii="Arial" w:hAnsi="Arial" w:cs="Arial"/>
          <w:b/>
          <w:bCs/>
        </w:rPr>
      </w:pPr>
      <w:r w:rsidRPr="006E52E9">
        <w:rPr>
          <w:rFonts w:ascii="Arial" w:hAnsi="Arial" w:cs="Arial"/>
          <w:b/>
          <w:bCs/>
        </w:rPr>
        <w:t>Anti-malarial</w:t>
      </w:r>
    </w:p>
    <w:p w:rsidR="00304B7F" w:rsidRPr="006E52E9" w:rsidRDefault="00304B7F" w:rsidP="00304B7F">
      <w:pPr>
        <w:ind w:left="720"/>
        <w:rPr>
          <w:rFonts w:ascii="Arial" w:hAnsi="Arial" w:cs="Arial"/>
        </w:rPr>
      </w:pPr>
      <w:r w:rsidRPr="006E52E9">
        <w:rPr>
          <w:rFonts w:ascii="Arial" w:hAnsi="Arial" w:cs="Arial"/>
        </w:rPr>
        <w:t>Most anti-malarial preparations used for prevention and recommended dosages are considered safe for flight duties.</w:t>
      </w:r>
    </w:p>
    <w:p w:rsidR="00304B7F" w:rsidRPr="006E52E9" w:rsidRDefault="00304B7F" w:rsidP="00304B7F">
      <w:pPr>
        <w:ind w:left="720"/>
        <w:jc w:val="both"/>
        <w:rPr>
          <w:rFonts w:ascii="Arial" w:hAnsi="Arial" w:cs="Arial"/>
        </w:rPr>
      </w:pPr>
    </w:p>
    <w:p w:rsidR="00304B7F" w:rsidRPr="006E52E9" w:rsidRDefault="00304B7F" w:rsidP="00304B7F">
      <w:pPr>
        <w:numPr>
          <w:ilvl w:val="0"/>
          <w:numId w:val="2"/>
        </w:numPr>
        <w:spacing w:after="0" w:line="240" w:lineRule="auto"/>
        <w:ind w:left="502"/>
        <w:jc w:val="both"/>
        <w:rPr>
          <w:rFonts w:ascii="Arial" w:hAnsi="Arial" w:cs="Arial"/>
          <w:b/>
          <w:bCs/>
        </w:rPr>
      </w:pPr>
      <w:r w:rsidRPr="006E52E9">
        <w:rPr>
          <w:rFonts w:ascii="Arial" w:hAnsi="Arial" w:cs="Arial"/>
          <w:b/>
          <w:bCs/>
        </w:rPr>
        <w:t>Anti-diarrheas</w:t>
      </w:r>
    </w:p>
    <w:p w:rsidR="00304B7F" w:rsidRPr="006E52E9" w:rsidRDefault="00304B7F" w:rsidP="00304B7F">
      <w:pPr>
        <w:ind w:left="720"/>
        <w:jc w:val="both"/>
        <w:rPr>
          <w:rFonts w:ascii="Arial" w:hAnsi="Arial" w:cs="Arial"/>
        </w:rPr>
      </w:pPr>
      <w:r w:rsidRPr="006E52E9">
        <w:rPr>
          <w:rFonts w:ascii="Arial" w:hAnsi="Arial" w:cs="Arial"/>
        </w:rPr>
        <w:lastRenderedPageBreak/>
        <w:t>As a lot of medications used in treating symptoms of gastritis and enteritis (diarrhea) may cause sedation, blurring of vision, etc., great care must be exercised in their usage by crewmembers. In most cases grounding for a time may be necessary.</w:t>
      </w:r>
    </w:p>
    <w:p w:rsidR="00304B7F" w:rsidRPr="006E52E9" w:rsidRDefault="00304B7F" w:rsidP="00304B7F">
      <w:pPr>
        <w:numPr>
          <w:ilvl w:val="0"/>
          <w:numId w:val="2"/>
        </w:numPr>
        <w:spacing w:after="0" w:line="240" w:lineRule="auto"/>
        <w:ind w:left="502"/>
        <w:jc w:val="both"/>
        <w:rPr>
          <w:rFonts w:ascii="Arial" w:hAnsi="Arial" w:cs="Arial"/>
          <w:b/>
          <w:bCs/>
        </w:rPr>
      </w:pPr>
      <w:r w:rsidRPr="006E52E9">
        <w:rPr>
          <w:rFonts w:ascii="Arial" w:hAnsi="Arial" w:cs="Arial"/>
          <w:b/>
          <w:bCs/>
        </w:rPr>
        <w:t>Appetite Suppressants</w:t>
      </w:r>
    </w:p>
    <w:p w:rsidR="00304B7F" w:rsidRPr="006E52E9" w:rsidRDefault="00304B7F" w:rsidP="00304B7F">
      <w:pPr>
        <w:ind w:left="720"/>
        <w:jc w:val="both"/>
        <w:rPr>
          <w:rFonts w:ascii="Arial" w:hAnsi="Arial" w:cs="Arial"/>
        </w:rPr>
      </w:pPr>
      <w:r w:rsidRPr="006E52E9">
        <w:rPr>
          <w:rFonts w:ascii="Arial" w:hAnsi="Arial" w:cs="Arial"/>
        </w:rPr>
        <w:t>These preparations can affect the central nervous system and should not be taken during flight duties.</w:t>
      </w:r>
    </w:p>
    <w:p w:rsidR="00304B7F" w:rsidRPr="006E52E9" w:rsidRDefault="00304B7F" w:rsidP="00304B7F">
      <w:pPr>
        <w:ind w:left="720"/>
        <w:jc w:val="both"/>
        <w:rPr>
          <w:rFonts w:ascii="Arial" w:hAnsi="Arial" w:cs="Arial"/>
        </w:rPr>
      </w:pPr>
      <w:r w:rsidRPr="006E52E9">
        <w:rPr>
          <w:rFonts w:ascii="Arial" w:hAnsi="Arial" w:cs="Arial"/>
          <w:b/>
          <w:bCs/>
        </w:rPr>
        <w:t>Anti-hypertensives</w:t>
      </w:r>
      <w:r w:rsidRPr="006E52E9">
        <w:rPr>
          <w:rFonts w:ascii="Arial" w:hAnsi="Arial" w:cs="Arial"/>
        </w:rPr>
        <w:t xml:space="preserve"> (Drugs for treating blood pressure) Certain therapeutic agents are compatible with flying activity. They should be prescribed only by a doctor experienced in aviation medicine. Sufficient time must be allowed to assess the suitability and the possible side effects before resuming flight duties.</w:t>
      </w:r>
    </w:p>
    <w:p w:rsidR="00304B7F" w:rsidRPr="006E52E9" w:rsidRDefault="00304B7F" w:rsidP="00304B7F">
      <w:pPr>
        <w:numPr>
          <w:ilvl w:val="0"/>
          <w:numId w:val="2"/>
        </w:numPr>
        <w:spacing w:after="0" w:line="240" w:lineRule="auto"/>
        <w:ind w:left="502"/>
        <w:jc w:val="both"/>
        <w:rPr>
          <w:rFonts w:ascii="Arial" w:hAnsi="Arial" w:cs="Arial"/>
          <w:b/>
          <w:bCs/>
        </w:rPr>
      </w:pPr>
      <w:r w:rsidRPr="006E52E9">
        <w:rPr>
          <w:rFonts w:ascii="Arial" w:hAnsi="Arial" w:cs="Arial"/>
          <w:b/>
          <w:bCs/>
        </w:rPr>
        <w:t>Alcohol</w:t>
      </w:r>
    </w:p>
    <w:p w:rsidR="00304B7F" w:rsidRPr="006E52E9" w:rsidRDefault="00304B7F" w:rsidP="00304B7F">
      <w:pPr>
        <w:ind w:left="720"/>
        <w:jc w:val="both"/>
        <w:rPr>
          <w:rFonts w:ascii="Arial" w:hAnsi="Arial" w:cs="Arial"/>
        </w:rPr>
      </w:pPr>
      <w:r w:rsidRPr="006E52E9">
        <w:rPr>
          <w:rFonts w:ascii="Arial" w:hAnsi="Arial" w:cs="Arial"/>
        </w:rPr>
        <w:t>Alcohol, combined with most types of medication is the most undesirable and dangerous combination.</w:t>
      </w:r>
    </w:p>
    <w:p w:rsidR="00304B7F" w:rsidRPr="006E52E9" w:rsidRDefault="00304B7F" w:rsidP="00304B7F">
      <w:pPr>
        <w:pStyle w:val="Titre3"/>
        <w:rPr>
          <w:rFonts w:cs="Arial"/>
          <w:sz w:val="22"/>
          <w:szCs w:val="22"/>
        </w:rPr>
      </w:pPr>
      <w:bookmarkStart w:id="6" w:name="_Toc221695292"/>
      <w:r w:rsidRPr="006E52E9">
        <w:rPr>
          <w:rFonts w:cs="Arial"/>
          <w:sz w:val="22"/>
          <w:szCs w:val="22"/>
        </w:rPr>
        <w:t>Immunization</w:t>
      </w:r>
      <w:bookmarkEnd w:id="6"/>
    </w:p>
    <w:p w:rsidR="00304B7F" w:rsidRPr="006E52E9" w:rsidRDefault="00304B7F" w:rsidP="00304B7F">
      <w:pPr>
        <w:jc w:val="both"/>
        <w:rPr>
          <w:rFonts w:ascii="Arial" w:hAnsi="Arial" w:cs="Arial"/>
        </w:rPr>
      </w:pPr>
      <w:r w:rsidRPr="006E52E9">
        <w:rPr>
          <w:rFonts w:ascii="Arial" w:hAnsi="Arial" w:cs="Arial"/>
        </w:rPr>
        <w:t>In accordance with the World Health Organization’s (WHO)</w:t>
      </w:r>
    </w:p>
    <w:p w:rsidR="00304B7F" w:rsidRPr="006E52E9" w:rsidRDefault="00304B7F" w:rsidP="00304B7F">
      <w:pPr>
        <w:jc w:val="both"/>
        <w:rPr>
          <w:rFonts w:ascii="Arial" w:hAnsi="Arial" w:cs="Arial"/>
        </w:rPr>
      </w:pPr>
      <w:r w:rsidRPr="006E52E9">
        <w:rPr>
          <w:rFonts w:ascii="Arial" w:hAnsi="Arial" w:cs="Arial"/>
        </w:rPr>
        <w:t>International Health Regulations, many countries prescribe vaccination of crew members against defined diseases, often specifying that such immunization is only required upon entry “after leaving or transiting infected areas”.</w:t>
      </w:r>
    </w:p>
    <w:p w:rsidR="00304B7F" w:rsidRPr="006E52E9" w:rsidRDefault="00304B7F" w:rsidP="00304B7F">
      <w:pPr>
        <w:jc w:val="both"/>
        <w:rPr>
          <w:rFonts w:ascii="Arial" w:hAnsi="Arial" w:cs="Arial"/>
        </w:rPr>
      </w:pPr>
      <w:r w:rsidRPr="006E52E9">
        <w:rPr>
          <w:rFonts w:ascii="Arial" w:hAnsi="Arial" w:cs="Arial"/>
        </w:rPr>
        <w:t>Crews may be exposed to various diseases, the prevention of which can, to a great extent, be accomplished through preventive medical measures. Each crew member scheduled for flight duty abroad must satisfy vaccination requirements. It is the individual’s responsibility to produce the appropriate WHO-approved certificate of Vaccination or Revaccination during his duty.</w:t>
      </w:r>
    </w:p>
    <w:p w:rsidR="00304B7F" w:rsidRPr="006E52E9" w:rsidRDefault="00304B7F" w:rsidP="00304B7F">
      <w:pPr>
        <w:jc w:val="both"/>
        <w:rPr>
          <w:rFonts w:ascii="Arial" w:hAnsi="Arial" w:cs="Arial"/>
        </w:rPr>
      </w:pPr>
      <w:r w:rsidRPr="006E52E9">
        <w:rPr>
          <w:rFonts w:ascii="Arial" w:hAnsi="Arial" w:cs="Arial"/>
        </w:rPr>
        <w:t>Vaccination / Revaccination shall take place not less than 24 hours before commencement of flight duty. In case of strong reaction, medical advice shall be obtained in view of possible impairment of fitness for flight duty. No alcoholic beverage shall be consumed for a period of at least 24 hours after vaccination.</w:t>
      </w:r>
    </w:p>
    <w:p w:rsidR="00304B7F" w:rsidRPr="006E52E9" w:rsidRDefault="00304B7F" w:rsidP="00304B7F">
      <w:pPr>
        <w:jc w:val="both"/>
        <w:rPr>
          <w:rFonts w:ascii="Arial" w:hAnsi="Arial" w:cs="Arial"/>
        </w:rPr>
      </w:pPr>
      <w:r w:rsidRPr="006E52E9">
        <w:rPr>
          <w:rFonts w:ascii="Arial" w:hAnsi="Arial" w:cs="Arial"/>
        </w:rPr>
        <w:t>Vaccinations which may be obligatory and their validity periods are yellow fever:</w:t>
      </w:r>
    </w:p>
    <w:p w:rsidR="00304B7F" w:rsidRPr="006E52E9" w:rsidRDefault="00304B7F" w:rsidP="00304B7F">
      <w:pPr>
        <w:jc w:val="both"/>
        <w:rPr>
          <w:rFonts w:ascii="Arial" w:hAnsi="Arial" w:cs="Arial"/>
        </w:rPr>
      </w:pPr>
      <w:r w:rsidRPr="006E52E9">
        <w:rPr>
          <w:rFonts w:ascii="Arial" w:hAnsi="Arial" w:cs="Arial"/>
        </w:rPr>
        <w:t>From 10 days after and until 10 years after vaccination.</w:t>
      </w:r>
    </w:p>
    <w:p w:rsidR="00304B7F" w:rsidRPr="006E52E9" w:rsidRDefault="00304B7F" w:rsidP="00304B7F">
      <w:pPr>
        <w:jc w:val="both"/>
        <w:rPr>
          <w:rFonts w:ascii="Arial" w:hAnsi="Arial" w:cs="Arial"/>
        </w:rPr>
      </w:pPr>
      <w:r w:rsidRPr="006E52E9">
        <w:rPr>
          <w:rFonts w:ascii="Arial" w:hAnsi="Arial" w:cs="Arial"/>
        </w:rPr>
        <w:t>Vaccinations which are recommended, and their validity periods are</w:t>
      </w:r>
    </w:p>
    <w:p w:rsidR="00304B7F" w:rsidRPr="006E52E9" w:rsidRDefault="00304B7F" w:rsidP="00304B7F">
      <w:pPr>
        <w:jc w:val="both"/>
        <w:rPr>
          <w:rFonts w:ascii="Arial" w:hAnsi="Arial" w:cs="Arial"/>
        </w:rPr>
      </w:pPr>
      <w:r w:rsidRPr="006E52E9">
        <w:rPr>
          <w:rFonts w:ascii="Arial" w:hAnsi="Arial" w:cs="Arial"/>
        </w:rPr>
        <w:t>(1) Cholera: From 7 days until 6 months after vaccination</w:t>
      </w:r>
    </w:p>
    <w:p w:rsidR="00304B7F" w:rsidRPr="006E52E9" w:rsidRDefault="00304B7F" w:rsidP="00304B7F">
      <w:pPr>
        <w:jc w:val="both"/>
        <w:rPr>
          <w:rFonts w:ascii="Arial" w:hAnsi="Arial" w:cs="Arial"/>
        </w:rPr>
      </w:pPr>
      <w:r w:rsidRPr="006E52E9">
        <w:rPr>
          <w:rFonts w:ascii="Arial" w:hAnsi="Arial" w:cs="Arial"/>
        </w:rPr>
        <w:t>(2) Typhoid: From 7 days until 3 years after vaccination</w:t>
      </w:r>
    </w:p>
    <w:p w:rsidR="00304B7F" w:rsidRPr="006E52E9" w:rsidRDefault="00304B7F" w:rsidP="00304B7F">
      <w:pPr>
        <w:jc w:val="both"/>
        <w:rPr>
          <w:rFonts w:ascii="Arial" w:hAnsi="Arial" w:cs="Arial"/>
        </w:rPr>
      </w:pPr>
      <w:r w:rsidRPr="006E52E9">
        <w:rPr>
          <w:rFonts w:ascii="Arial" w:hAnsi="Arial" w:cs="Arial"/>
        </w:rPr>
        <w:t>(3) Poliomyelitis: After 3 vaccinations up to 10 years</w:t>
      </w:r>
    </w:p>
    <w:p w:rsidR="00304B7F" w:rsidRPr="006E52E9" w:rsidRDefault="00304B7F" w:rsidP="00304B7F">
      <w:pPr>
        <w:spacing w:after="0" w:line="240" w:lineRule="auto"/>
        <w:jc w:val="both"/>
        <w:rPr>
          <w:rFonts w:ascii="Arial" w:hAnsi="Arial" w:cs="Arial"/>
        </w:rPr>
      </w:pPr>
      <w:r w:rsidRPr="006E52E9">
        <w:rPr>
          <w:rFonts w:ascii="Arial" w:hAnsi="Arial" w:cs="Arial"/>
        </w:rPr>
        <w:t>(4) Tetanus: After 3 vaccinations up to 10 years</w:t>
      </w:r>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r w:rsidRPr="006E52E9">
        <w:rPr>
          <w:rFonts w:ascii="Arial" w:hAnsi="Arial" w:cs="Arial"/>
        </w:rPr>
        <w:lastRenderedPageBreak/>
        <w:t>Malaria prophylaxis, though not immunization in the strict sense of the word, should be mentioned here. Crew members scheduled for flight duty to malaria affected countries shall obtain from the Company Medical Center the appropriate medication and apply the same as prescribed.</w:t>
      </w:r>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r w:rsidRPr="006E52E9">
        <w:rPr>
          <w:rFonts w:ascii="Arial" w:hAnsi="Arial" w:cs="Arial"/>
        </w:rPr>
        <w:t>Crew members should be aware that there are many extremely dangerous diseases against which vaccination is not possible. Only general awareness can be emphasized for crews to always be health conscious specially in foreign countries.</w:t>
      </w:r>
    </w:p>
    <w:p w:rsidR="00304B7F" w:rsidRPr="006E52E9" w:rsidRDefault="00304B7F" w:rsidP="00304B7F">
      <w:pPr>
        <w:pStyle w:val="Titre3"/>
        <w:jc w:val="both"/>
        <w:rPr>
          <w:rFonts w:cs="Arial"/>
          <w:sz w:val="22"/>
          <w:szCs w:val="22"/>
        </w:rPr>
      </w:pPr>
      <w:bookmarkStart w:id="7" w:name="_Toc221695293"/>
      <w:r w:rsidRPr="006E52E9">
        <w:rPr>
          <w:rFonts w:cs="Arial"/>
          <w:sz w:val="22"/>
          <w:szCs w:val="22"/>
        </w:rPr>
        <w:t>Deep diving</w:t>
      </w:r>
      <w:bookmarkEnd w:id="7"/>
    </w:p>
    <w:p w:rsidR="00304B7F" w:rsidRPr="006E52E9" w:rsidRDefault="00304B7F" w:rsidP="00304B7F">
      <w:pPr>
        <w:jc w:val="both"/>
        <w:rPr>
          <w:rFonts w:ascii="Arial" w:hAnsi="Arial" w:cs="Arial"/>
        </w:rPr>
      </w:pPr>
      <w:r w:rsidRPr="006E52E9">
        <w:rPr>
          <w:rFonts w:ascii="Arial" w:hAnsi="Arial" w:cs="Arial"/>
        </w:rPr>
        <w:t>A crew member shall not perform duties on an aircraft following deep sea diving except when a reasonable period time has elapsed.</w:t>
      </w:r>
    </w:p>
    <w:p w:rsidR="00304B7F" w:rsidRPr="006E52E9" w:rsidRDefault="00304B7F" w:rsidP="00304B7F">
      <w:pPr>
        <w:jc w:val="both"/>
        <w:rPr>
          <w:rFonts w:ascii="Arial" w:hAnsi="Arial" w:cs="Arial"/>
        </w:rPr>
      </w:pPr>
      <w:r w:rsidRPr="006E52E9">
        <w:rPr>
          <w:rFonts w:ascii="Arial" w:hAnsi="Arial" w:cs="Arial"/>
        </w:rPr>
        <w:t>Flying in pressurized aircraft after deep diving can result in the bends (decompression sickness). A crew member should not practice deep diving to a depth exceeding 10 meters within 48 hours before a flight assignment.</w:t>
      </w:r>
    </w:p>
    <w:p w:rsidR="00304B7F" w:rsidRPr="006E52E9" w:rsidRDefault="00304B7F" w:rsidP="00304B7F">
      <w:pPr>
        <w:pStyle w:val="Titre3"/>
        <w:jc w:val="both"/>
        <w:rPr>
          <w:rFonts w:cs="Arial"/>
          <w:sz w:val="22"/>
          <w:szCs w:val="22"/>
        </w:rPr>
      </w:pPr>
      <w:bookmarkStart w:id="8" w:name="_Toc221695294"/>
      <w:r w:rsidRPr="006E52E9">
        <w:rPr>
          <w:rFonts w:cs="Arial"/>
          <w:sz w:val="22"/>
          <w:szCs w:val="22"/>
        </w:rPr>
        <w:t>Blood Donation</w:t>
      </w:r>
      <w:bookmarkEnd w:id="8"/>
    </w:p>
    <w:p w:rsidR="00304B7F" w:rsidRPr="006E52E9" w:rsidRDefault="00304B7F" w:rsidP="00304B7F">
      <w:pPr>
        <w:jc w:val="both"/>
        <w:rPr>
          <w:rFonts w:ascii="Arial" w:hAnsi="Arial" w:cs="Arial"/>
        </w:rPr>
      </w:pPr>
      <w:r w:rsidRPr="006E52E9">
        <w:rPr>
          <w:rFonts w:ascii="Arial" w:hAnsi="Arial" w:cs="Arial"/>
        </w:rPr>
        <w:t>After blood donation the volume of blood lost is made up in a matter of hours but the cellular content can take some weeks to return to the previous level. Therefore, crew members should not donate blood within 48 hours before a flight assignment and should not volunteer as blood donors whilst in active flying.</w:t>
      </w:r>
    </w:p>
    <w:p w:rsidR="00304B7F" w:rsidRPr="006E52E9" w:rsidRDefault="00304B7F" w:rsidP="00304B7F">
      <w:pPr>
        <w:pStyle w:val="Titre3"/>
        <w:jc w:val="both"/>
        <w:rPr>
          <w:rFonts w:cs="Arial"/>
          <w:sz w:val="22"/>
          <w:szCs w:val="22"/>
        </w:rPr>
      </w:pPr>
      <w:bookmarkStart w:id="9" w:name="_Toc221695295"/>
      <w:r w:rsidRPr="006E52E9">
        <w:rPr>
          <w:rFonts w:cs="Arial"/>
          <w:sz w:val="22"/>
          <w:szCs w:val="22"/>
        </w:rPr>
        <w:t>Meal precautions prior to and during flight</w:t>
      </w:r>
      <w:bookmarkEnd w:id="9"/>
      <w:r w:rsidRPr="006E52E9">
        <w:rPr>
          <w:rFonts w:cs="Arial"/>
          <w:sz w:val="22"/>
          <w:szCs w:val="22"/>
        </w:rPr>
        <w:t xml:space="preserve"> </w:t>
      </w:r>
    </w:p>
    <w:p w:rsidR="00304B7F" w:rsidRPr="006E52E9" w:rsidRDefault="00304B7F" w:rsidP="00304B7F">
      <w:pPr>
        <w:jc w:val="both"/>
        <w:rPr>
          <w:rFonts w:ascii="Arial" w:hAnsi="Arial" w:cs="Arial"/>
        </w:rPr>
      </w:pPr>
      <w:r w:rsidRPr="006E52E9">
        <w:rPr>
          <w:rFonts w:ascii="Arial" w:hAnsi="Arial" w:cs="Arial"/>
        </w:rPr>
        <w:t>Cases of acute food poisoning in the air continue to occur sporadically and surveys of incapacitation of flight crew in flight show that of these cases, gastro-intestinal disorders pose by far the commonest threat to flight safety.</w:t>
      </w:r>
    </w:p>
    <w:p w:rsidR="00304B7F" w:rsidRPr="006E52E9" w:rsidRDefault="00304B7F" w:rsidP="00304B7F">
      <w:pPr>
        <w:jc w:val="both"/>
        <w:rPr>
          <w:rFonts w:ascii="Arial" w:hAnsi="Arial" w:cs="Arial"/>
        </w:rPr>
      </w:pPr>
      <w:r w:rsidRPr="006E52E9">
        <w:rPr>
          <w:rFonts w:ascii="Arial" w:hAnsi="Arial" w:cs="Arial"/>
        </w:rPr>
        <w:t>No other illness can put a whole crew out of action so suddenly and so severely, thereby immediately and severely endangering a flight, as food poisoning.</w:t>
      </w:r>
    </w:p>
    <w:p w:rsidR="00304B7F" w:rsidRPr="006E52E9" w:rsidRDefault="00304B7F" w:rsidP="00304B7F">
      <w:pPr>
        <w:jc w:val="both"/>
        <w:rPr>
          <w:rFonts w:ascii="Arial" w:hAnsi="Arial" w:cs="Arial"/>
        </w:rPr>
      </w:pPr>
      <w:r w:rsidRPr="006E52E9">
        <w:rPr>
          <w:rFonts w:ascii="Arial" w:hAnsi="Arial" w:cs="Arial"/>
        </w:rPr>
        <w:t>Any food, which has been kept in relatively high ambient temperatures for several hours after preparation, should be regarded with extreme suspicion. This applies particularly to cream or pastry, which is commonly part of a set aircraft meal. The re-heating process usually used in aircraft for the main course of a meal rarely destroys food poisoning organisms and the toxins they produce. These toxins are tasteless and cause no unpleasant odours.</w:t>
      </w:r>
    </w:p>
    <w:p w:rsidR="00304B7F" w:rsidRPr="006E52E9" w:rsidRDefault="00304B7F" w:rsidP="00304B7F">
      <w:pPr>
        <w:jc w:val="both"/>
        <w:rPr>
          <w:rFonts w:ascii="Arial" w:hAnsi="Arial" w:cs="Arial"/>
        </w:rPr>
      </w:pPr>
      <w:r w:rsidRPr="006E52E9">
        <w:rPr>
          <w:rFonts w:ascii="Arial" w:hAnsi="Arial" w:cs="Arial"/>
        </w:rPr>
        <w:t>Since the most acute forms of food poisoning frequently come on suddenly 1-6 hours after contaminated food is eaten, common sense rules should be observed as far as practicable in respect of meals taken within 6 hours of a flight.</w:t>
      </w:r>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r w:rsidRPr="006E52E9">
        <w:rPr>
          <w:rFonts w:ascii="Arial" w:hAnsi="Arial" w:cs="Arial"/>
        </w:rPr>
        <w:t>For any crewmember, before and during flight it is essential to avoid eating easily perishable foods as well as foods and drinks served cold. This is most important with milk and cream products, mayonnaise, sauces, salads, meat pies and other meat products.</w:t>
      </w:r>
    </w:p>
    <w:p w:rsidR="00304B7F" w:rsidRPr="006E52E9" w:rsidRDefault="00304B7F" w:rsidP="00304B7F">
      <w:pPr>
        <w:jc w:val="both"/>
        <w:rPr>
          <w:rFonts w:ascii="Arial" w:hAnsi="Arial" w:cs="Arial"/>
        </w:rPr>
      </w:pPr>
      <w:r w:rsidRPr="006E52E9">
        <w:rPr>
          <w:rFonts w:ascii="Arial" w:hAnsi="Arial" w:cs="Arial"/>
        </w:rPr>
        <w:lastRenderedPageBreak/>
        <w:t>To eliminate, as far as possible, the risk of food poisoning, the captain and first officer should not share the same dishes before or during a flight.</w:t>
      </w:r>
    </w:p>
    <w:p w:rsidR="00304B7F" w:rsidRPr="006E52E9" w:rsidRDefault="00304B7F" w:rsidP="00304B7F">
      <w:pPr>
        <w:numPr>
          <w:ilvl w:val="0"/>
          <w:numId w:val="2"/>
        </w:numPr>
        <w:spacing w:after="0" w:line="240" w:lineRule="auto"/>
        <w:ind w:left="502"/>
        <w:jc w:val="both"/>
        <w:rPr>
          <w:rFonts w:ascii="Arial" w:hAnsi="Arial" w:cs="Arial"/>
          <w:b/>
          <w:bCs/>
        </w:rPr>
      </w:pPr>
      <w:r w:rsidRPr="006E52E9">
        <w:rPr>
          <w:rFonts w:ascii="Arial" w:hAnsi="Arial" w:cs="Arial"/>
          <w:b/>
          <w:bCs/>
        </w:rPr>
        <w:t>Symptoms and treatment of poisoning</w:t>
      </w:r>
    </w:p>
    <w:p w:rsidR="00304B7F" w:rsidRPr="006E52E9" w:rsidRDefault="00304B7F" w:rsidP="00304B7F">
      <w:pPr>
        <w:jc w:val="both"/>
        <w:rPr>
          <w:rFonts w:ascii="Arial" w:hAnsi="Arial" w:cs="Arial"/>
        </w:rPr>
      </w:pPr>
      <w:r w:rsidRPr="006E52E9">
        <w:rPr>
          <w:rFonts w:ascii="Arial" w:hAnsi="Arial" w:cs="Arial"/>
        </w:rPr>
        <w:t>The character and severity of the symptoms depend on the dose of the toxin and the resistance of the patient. Onset may be sudden. Malaise, anorexia, nausea, vomiting, abdominal cramps, intestinal gurgling, diarrhea and varying degrees of prostration may be experienced. Bed rest with convenient access to bathroom, commode, or bedpan is desirable. Severe cases should be hospitalized. Treatment is mostly symptomatic and all cases should be seen by a medical doctor.</w:t>
      </w:r>
    </w:p>
    <w:p w:rsidR="00304B7F" w:rsidRPr="006E52E9" w:rsidRDefault="00304B7F" w:rsidP="00304B7F">
      <w:pPr>
        <w:pStyle w:val="Titre3"/>
        <w:jc w:val="both"/>
        <w:rPr>
          <w:rFonts w:cs="Arial"/>
          <w:sz w:val="22"/>
          <w:szCs w:val="22"/>
        </w:rPr>
      </w:pPr>
      <w:bookmarkStart w:id="10" w:name="_Toc221695296"/>
      <w:r w:rsidRPr="006E52E9">
        <w:rPr>
          <w:rFonts w:cs="Arial"/>
          <w:sz w:val="22"/>
          <w:szCs w:val="22"/>
        </w:rPr>
        <w:t>Sleep and rest</w:t>
      </w:r>
      <w:bookmarkEnd w:id="10"/>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r w:rsidRPr="006E52E9">
        <w:rPr>
          <w:rFonts w:ascii="Arial" w:hAnsi="Arial" w:cs="Arial"/>
        </w:rPr>
        <w:t>No flight crew member shall commence a flight duty or continue a flight duty after an intermediate landing if he seems tired or he will be tired before next landing. The basic responsibility in fatigue management rests with the individual crew member who should report for duty in a reasonably rested state and in an emotionally fit state to perform his expected duty. This includes attention to factors such as sleep, personal fitness and health, lifestyle and activities prior to flight. Due allowance for any adverse effects of these factors should be considered to ensure that fatigue is not encountered during flight duties.</w:t>
      </w:r>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r w:rsidRPr="006E52E9">
        <w:rPr>
          <w:rFonts w:ascii="Arial" w:hAnsi="Arial" w:cs="Arial"/>
        </w:rPr>
        <w:t>To some extent, crew members lead an unbalanced life; therefore, hours of duty are not regular. It is essential that crew members make the necessary adjustment in this connection. It is a well-known fact that our bodies have a diurnal cycle or rhythm. This means that our chemical, psychological activities are high during our normal working hours and are low during our normal sleeping hours. They reach the lowest point at about 4 a.m. When crew members fly across time zones, that are either east-west or west-east, they may interrupt their diurnal cycle. However, there is no proof that this is harmful to our health.</w:t>
      </w:r>
    </w:p>
    <w:p w:rsidR="00304B7F" w:rsidRPr="006E52E9" w:rsidRDefault="00304B7F" w:rsidP="00304B7F">
      <w:pPr>
        <w:jc w:val="both"/>
        <w:rPr>
          <w:rFonts w:ascii="Arial" w:hAnsi="Arial" w:cs="Arial"/>
        </w:rPr>
      </w:pPr>
      <w:r w:rsidRPr="006E52E9">
        <w:rPr>
          <w:rFonts w:ascii="Arial" w:hAnsi="Arial" w:cs="Arial"/>
        </w:rPr>
        <w:t>To minimize the tiring effects of interruption to our day-night biological cycle, crew members should; when outside from home; adhere as much as possible to home time for sleeping, eating and bowel function.</w:t>
      </w:r>
    </w:p>
    <w:p w:rsidR="00304B7F" w:rsidRPr="006E52E9" w:rsidRDefault="00304B7F" w:rsidP="00304B7F">
      <w:pPr>
        <w:jc w:val="both"/>
        <w:rPr>
          <w:rFonts w:ascii="Arial" w:hAnsi="Arial" w:cs="Arial"/>
        </w:rPr>
      </w:pPr>
      <w:r w:rsidRPr="006E52E9">
        <w:rPr>
          <w:rFonts w:ascii="Arial" w:hAnsi="Arial" w:cs="Arial"/>
        </w:rPr>
        <w:t>− Take adequate rest before flight.</w:t>
      </w:r>
    </w:p>
    <w:p w:rsidR="00304B7F" w:rsidRPr="006E52E9" w:rsidRDefault="00304B7F" w:rsidP="00304B7F">
      <w:pPr>
        <w:jc w:val="both"/>
        <w:rPr>
          <w:rFonts w:ascii="Arial" w:hAnsi="Arial" w:cs="Arial"/>
        </w:rPr>
      </w:pPr>
      <w:r w:rsidRPr="006E52E9">
        <w:rPr>
          <w:rFonts w:ascii="Arial" w:hAnsi="Arial" w:cs="Arial"/>
        </w:rPr>
        <w:t>− Eat light snacks at three or four hourly intervals to increase alertness.</w:t>
      </w:r>
    </w:p>
    <w:p w:rsidR="00304B7F" w:rsidRPr="006E52E9" w:rsidRDefault="00304B7F" w:rsidP="00304B7F">
      <w:pPr>
        <w:jc w:val="both"/>
        <w:rPr>
          <w:rFonts w:ascii="Arial" w:hAnsi="Arial" w:cs="Arial"/>
        </w:rPr>
      </w:pPr>
      <w:r w:rsidRPr="006E52E9">
        <w:rPr>
          <w:rFonts w:ascii="Arial" w:hAnsi="Arial" w:cs="Arial"/>
        </w:rPr>
        <w:t>It is recommended that crew members make proper adjustment in their way of living so that diurnal rhythm does not lead to a serious problem. The following steps are advised.</w:t>
      </w:r>
    </w:p>
    <w:p w:rsidR="00304B7F" w:rsidRPr="006E52E9" w:rsidRDefault="00304B7F" w:rsidP="00304B7F">
      <w:pPr>
        <w:jc w:val="both"/>
        <w:rPr>
          <w:rFonts w:ascii="Arial" w:hAnsi="Arial" w:cs="Arial"/>
        </w:rPr>
      </w:pPr>
      <w:r w:rsidRPr="006E52E9">
        <w:rPr>
          <w:rFonts w:ascii="Arial" w:hAnsi="Arial" w:cs="Arial"/>
        </w:rPr>
        <w:t>On duty – A healthy and hygienic way of living is necessary with respect to meal hours and diet as well as the general conditions of life during the stops and layover, avoiding unnecessary entertainment or strain. If certain stops between flights involve a few hours stay at the airport or at the hotel, it is necessary to keep in mind that the best way is to spend such time at rest and try to relax and recuperate.</w:t>
      </w:r>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r w:rsidRPr="006E52E9">
        <w:rPr>
          <w:rFonts w:ascii="Arial" w:hAnsi="Arial" w:cs="Arial"/>
        </w:rPr>
        <w:lastRenderedPageBreak/>
        <w:t>Stopping in developing countries – This requires that special care be taken to select compactable accommodation including proper sanitary protection.</w:t>
      </w:r>
    </w:p>
    <w:p w:rsidR="00304B7F" w:rsidRPr="006E52E9" w:rsidRDefault="00304B7F" w:rsidP="00304B7F">
      <w:pPr>
        <w:jc w:val="both"/>
        <w:rPr>
          <w:rFonts w:ascii="Arial" w:hAnsi="Arial" w:cs="Arial"/>
        </w:rPr>
      </w:pPr>
      <w:r w:rsidRPr="006E52E9">
        <w:rPr>
          <w:rFonts w:ascii="Arial" w:hAnsi="Arial" w:cs="Arial"/>
        </w:rPr>
        <w:t>Insecticides against mosquitoes and flies should be available in the crew quarters.</w:t>
      </w:r>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r w:rsidRPr="006E52E9">
        <w:rPr>
          <w:rFonts w:ascii="Arial" w:hAnsi="Arial" w:cs="Arial"/>
        </w:rPr>
        <w:t>At home station – On return to home base it is necessary that crew members adjust themselves to routine family and home life as quickly as possible. For some, it might be a problem of having too many hours of leisure. However, idleness must be avoided. Proper “off-duty activities” are essential, which may take the form of hobbies or sports.</w:t>
      </w:r>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r w:rsidRPr="006E52E9">
        <w:rPr>
          <w:rFonts w:ascii="Arial" w:hAnsi="Arial" w:cs="Arial"/>
        </w:rPr>
        <w:t>THE MAINTAINENANCE OF PHYSICAL FITNESS THROUGH EXERCISE IS</w:t>
      </w:r>
    </w:p>
    <w:p w:rsidR="00304B7F" w:rsidRPr="006E52E9" w:rsidRDefault="00304B7F" w:rsidP="00304B7F">
      <w:pPr>
        <w:jc w:val="both"/>
        <w:rPr>
          <w:rFonts w:ascii="Arial" w:hAnsi="Arial" w:cs="Arial"/>
        </w:rPr>
      </w:pPr>
      <w:r w:rsidRPr="006E52E9">
        <w:rPr>
          <w:rFonts w:ascii="Arial" w:hAnsi="Arial" w:cs="Arial"/>
        </w:rPr>
        <w:t>ESSENTIAL: Studies have proved that physical fitness, as the result of physical activity, is conducive to longevity and is a protection against coronary disease.</w:t>
      </w:r>
    </w:p>
    <w:p w:rsidR="00304B7F" w:rsidRPr="006E52E9" w:rsidRDefault="00304B7F" w:rsidP="00304B7F">
      <w:pPr>
        <w:jc w:val="both"/>
        <w:rPr>
          <w:rFonts w:ascii="Arial" w:hAnsi="Arial" w:cs="Arial"/>
        </w:rPr>
      </w:pPr>
      <w:r w:rsidRPr="006E52E9">
        <w:rPr>
          <w:rFonts w:ascii="Arial" w:hAnsi="Arial" w:cs="Arial"/>
        </w:rPr>
        <w:t>Mental activity is also necessary. Flight crew must maintain a good psychological balance and avoid worries and emotional strain.</w:t>
      </w:r>
    </w:p>
    <w:p w:rsidR="00304B7F" w:rsidRPr="006E52E9" w:rsidRDefault="00304B7F" w:rsidP="00304B7F">
      <w:pPr>
        <w:jc w:val="both"/>
        <w:rPr>
          <w:rFonts w:ascii="Arial" w:hAnsi="Arial" w:cs="Arial"/>
        </w:rPr>
      </w:pPr>
    </w:p>
    <w:p w:rsidR="00304B7F" w:rsidRPr="006E52E9" w:rsidRDefault="00304B7F" w:rsidP="00304B7F">
      <w:pPr>
        <w:pStyle w:val="Titre3"/>
        <w:jc w:val="both"/>
        <w:rPr>
          <w:rFonts w:cs="Arial"/>
          <w:sz w:val="22"/>
          <w:szCs w:val="22"/>
        </w:rPr>
      </w:pPr>
      <w:bookmarkStart w:id="11" w:name="_Toc221695297"/>
      <w:r w:rsidRPr="006E52E9">
        <w:rPr>
          <w:rFonts w:cs="Arial"/>
          <w:sz w:val="22"/>
          <w:szCs w:val="22"/>
        </w:rPr>
        <w:t>Surgical operations</w:t>
      </w:r>
      <w:bookmarkEnd w:id="11"/>
    </w:p>
    <w:p w:rsidR="00304B7F" w:rsidRPr="006E52E9" w:rsidRDefault="00304B7F" w:rsidP="00304B7F">
      <w:pPr>
        <w:jc w:val="both"/>
        <w:rPr>
          <w:rFonts w:ascii="Arial" w:hAnsi="Arial" w:cs="Arial"/>
        </w:rPr>
      </w:pPr>
      <w:r w:rsidRPr="006E52E9">
        <w:rPr>
          <w:rFonts w:ascii="Arial" w:hAnsi="Arial" w:cs="Arial"/>
        </w:rPr>
        <w:t>Aero-medical advice should be sought prior to returning to flying duties following any surgical operation.</w:t>
      </w:r>
    </w:p>
    <w:p w:rsidR="00304B7F" w:rsidRPr="006E52E9" w:rsidRDefault="00304B7F" w:rsidP="00304B7F">
      <w:pPr>
        <w:pStyle w:val="Titre3"/>
        <w:jc w:val="both"/>
        <w:rPr>
          <w:rFonts w:cs="Arial"/>
          <w:sz w:val="22"/>
          <w:szCs w:val="22"/>
        </w:rPr>
      </w:pPr>
      <w:bookmarkStart w:id="12" w:name="_Toc221695298"/>
      <w:r w:rsidRPr="006E52E9">
        <w:rPr>
          <w:rFonts w:cs="Arial"/>
          <w:sz w:val="22"/>
          <w:szCs w:val="22"/>
        </w:rPr>
        <w:t>Aero-medical advice should be sought prior to returning to flying duties following any surgical operation. Vision correction</w:t>
      </w:r>
      <w:bookmarkEnd w:id="12"/>
    </w:p>
    <w:p w:rsidR="00304B7F" w:rsidRPr="006E52E9" w:rsidRDefault="00304B7F" w:rsidP="00304B7F">
      <w:pPr>
        <w:jc w:val="both"/>
        <w:rPr>
          <w:rFonts w:ascii="Arial" w:hAnsi="Arial" w:cs="Arial"/>
        </w:rPr>
      </w:pPr>
      <w:r w:rsidRPr="006E52E9">
        <w:rPr>
          <w:rFonts w:ascii="Arial" w:hAnsi="Arial" w:cs="Arial"/>
        </w:rPr>
        <w:t>All flight crew members who are required by the licensing authorities to wear corrective lenses to satisfy visual requirements laid down for the granting of licenses, are required to carry a spare pair of spectacles with them on all occasions whilst operating their license.</w:t>
      </w:r>
    </w:p>
    <w:p w:rsidR="00304B7F" w:rsidRPr="006E52E9" w:rsidRDefault="00304B7F" w:rsidP="00304B7F">
      <w:pPr>
        <w:jc w:val="both"/>
        <w:rPr>
          <w:rFonts w:ascii="Arial" w:hAnsi="Arial" w:cs="Arial"/>
        </w:rPr>
      </w:pPr>
      <w:r w:rsidRPr="006E52E9">
        <w:rPr>
          <w:rFonts w:ascii="Arial" w:hAnsi="Arial" w:cs="Arial"/>
        </w:rPr>
        <w:t>Spectacles, either corrective or anti-glare, when worn by flight crew during flight should be of a type of frame that allows maximum peripheral vision. The examination for the prescription of spectacle correction should ideally be carried out by an examiner with some understanding of the problems of vision in aviation.</w:t>
      </w:r>
    </w:p>
    <w:p w:rsidR="00304B7F" w:rsidRPr="006E52E9" w:rsidRDefault="00304B7F" w:rsidP="00304B7F">
      <w:pPr>
        <w:jc w:val="both"/>
        <w:rPr>
          <w:rFonts w:ascii="Arial" w:hAnsi="Arial" w:cs="Arial"/>
        </w:rPr>
      </w:pPr>
      <w:r w:rsidRPr="006E52E9">
        <w:rPr>
          <w:rFonts w:ascii="Arial" w:hAnsi="Arial" w:cs="Arial"/>
        </w:rPr>
        <w:t>•</w:t>
      </w:r>
      <w:r w:rsidRPr="006E52E9">
        <w:rPr>
          <w:rFonts w:ascii="Arial" w:hAnsi="Arial" w:cs="Arial"/>
        </w:rPr>
        <w:tab/>
        <w:t>Near vision correction</w:t>
      </w:r>
    </w:p>
    <w:p w:rsidR="00304B7F" w:rsidRPr="006E52E9" w:rsidRDefault="00304B7F" w:rsidP="00304B7F">
      <w:pPr>
        <w:jc w:val="both"/>
        <w:rPr>
          <w:rFonts w:ascii="Arial" w:hAnsi="Arial" w:cs="Arial"/>
        </w:rPr>
      </w:pPr>
      <w:r w:rsidRPr="006E52E9">
        <w:rPr>
          <w:rFonts w:ascii="Arial" w:hAnsi="Arial" w:cs="Arial"/>
        </w:rPr>
        <w:t>Where the only correction necessary is for reading, pilots should never use full lens spectacles while flying - because the pilot's task requires frequent changes from near to distant vision and the latter is blurred by reading glasses. Half-moon spectacles or lower segment lenses with a neutral upper segment should be used in these circumstances.</w:t>
      </w:r>
    </w:p>
    <w:p w:rsidR="00304B7F" w:rsidRPr="006E52E9" w:rsidRDefault="00304B7F" w:rsidP="00304B7F">
      <w:pPr>
        <w:jc w:val="both"/>
        <w:rPr>
          <w:rFonts w:ascii="Arial" w:hAnsi="Arial" w:cs="Arial"/>
        </w:rPr>
      </w:pPr>
      <w:r w:rsidRPr="006E52E9">
        <w:rPr>
          <w:rFonts w:ascii="Arial" w:hAnsi="Arial" w:cs="Arial"/>
        </w:rPr>
        <w:t>•</w:t>
      </w:r>
      <w:r w:rsidRPr="006E52E9">
        <w:rPr>
          <w:rFonts w:ascii="Arial" w:hAnsi="Arial" w:cs="Arial"/>
        </w:rPr>
        <w:tab/>
        <w:t>Near and distant vision correction</w:t>
      </w:r>
    </w:p>
    <w:p w:rsidR="00304B7F" w:rsidRPr="006E52E9" w:rsidRDefault="00304B7F" w:rsidP="00304B7F">
      <w:pPr>
        <w:jc w:val="both"/>
        <w:rPr>
          <w:rFonts w:ascii="Arial" w:hAnsi="Arial" w:cs="Arial"/>
        </w:rPr>
      </w:pPr>
      <w:r w:rsidRPr="006E52E9">
        <w:rPr>
          <w:rFonts w:ascii="Arial" w:hAnsi="Arial" w:cs="Arial"/>
        </w:rPr>
        <w:t xml:space="preserve">Where correction for both near and distant vision is required, bifocal lenses are essential and pilots should discuss with their medical examiner the shape and size most suitable for each </w:t>
      </w:r>
      <w:r w:rsidRPr="006E52E9">
        <w:rPr>
          <w:rFonts w:ascii="Arial" w:hAnsi="Arial" w:cs="Arial"/>
        </w:rPr>
        <w:lastRenderedPageBreak/>
        <w:t>segment. Where triple correction is necessary for reading, the instrument panel ranges and distant vision, then specialist advice is required.</w:t>
      </w:r>
    </w:p>
    <w:p w:rsidR="00304B7F" w:rsidRPr="006E52E9" w:rsidRDefault="00304B7F" w:rsidP="00304B7F">
      <w:pPr>
        <w:pStyle w:val="Titre3"/>
        <w:jc w:val="both"/>
        <w:rPr>
          <w:rFonts w:cs="Arial"/>
          <w:sz w:val="22"/>
          <w:szCs w:val="22"/>
        </w:rPr>
      </w:pPr>
      <w:bookmarkStart w:id="13" w:name="_Toc221695299"/>
      <w:r w:rsidRPr="006E52E9">
        <w:rPr>
          <w:rFonts w:cs="Arial"/>
          <w:sz w:val="22"/>
          <w:szCs w:val="22"/>
        </w:rPr>
        <w:t>Humidity</w:t>
      </w:r>
      <w:bookmarkEnd w:id="13"/>
    </w:p>
    <w:p w:rsidR="00304B7F" w:rsidRPr="006E52E9" w:rsidRDefault="00304B7F" w:rsidP="00304B7F">
      <w:pPr>
        <w:jc w:val="both"/>
        <w:rPr>
          <w:rFonts w:ascii="Arial" w:hAnsi="Arial" w:cs="Arial"/>
        </w:rPr>
      </w:pPr>
      <w:r w:rsidRPr="006E52E9">
        <w:rPr>
          <w:rFonts w:ascii="Arial" w:hAnsi="Arial" w:cs="Arial"/>
        </w:rPr>
        <w:t>The relative humidity of cabin air is much lower in flight than that to which we are accustomed.</w:t>
      </w:r>
    </w:p>
    <w:p w:rsidR="00304B7F" w:rsidRPr="006E52E9" w:rsidRDefault="00304B7F" w:rsidP="00304B7F">
      <w:pPr>
        <w:jc w:val="both"/>
        <w:rPr>
          <w:rFonts w:ascii="Arial" w:hAnsi="Arial" w:cs="Arial"/>
        </w:rPr>
      </w:pPr>
      <w:r w:rsidRPr="006E52E9">
        <w:rPr>
          <w:rFonts w:ascii="Arial" w:hAnsi="Arial" w:cs="Arial"/>
        </w:rPr>
        <w:t>Coffee and especially black coffee, being a diuretic (kidney stimulant) can exacerbate the effects of reduced humidity. Symptoms resulting from low humidity are dryness of the nose, mouth and throat and general tiredness.</w:t>
      </w:r>
    </w:p>
    <w:p w:rsidR="00304B7F" w:rsidRPr="006E52E9" w:rsidRDefault="00304B7F" w:rsidP="00304B7F">
      <w:pPr>
        <w:pStyle w:val="Titre3"/>
        <w:jc w:val="both"/>
        <w:rPr>
          <w:rFonts w:cs="Arial"/>
          <w:sz w:val="22"/>
          <w:szCs w:val="22"/>
        </w:rPr>
      </w:pPr>
      <w:bookmarkStart w:id="14" w:name="_Toc221695300"/>
      <w:r w:rsidRPr="006E52E9">
        <w:rPr>
          <w:rFonts w:cs="Arial"/>
          <w:sz w:val="22"/>
          <w:szCs w:val="22"/>
        </w:rPr>
        <w:t>Diurnal rhythm</w:t>
      </w:r>
      <w:bookmarkEnd w:id="14"/>
    </w:p>
    <w:p w:rsidR="00304B7F" w:rsidRPr="006E52E9" w:rsidRDefault="00304B7F" w:rsidP="00304B7F">
      <w:pPr>
        <w:jc w:val="both"/>
        <w:rPr>
          <w:rFonts w:ascii="Arial" w:hAnsi="Arial" w:cs="Arial"/>
        </w:rPr>
      </w:pPr>
      <w:r w:rsidRPr="006E52E9">
        <w:rPr>
          <w:rFonts w:ascii="Arial" w:hAnsi="Arial" w:cs="Arial"/>
        </w:rPr>
        <w:t>It is a well-established fact that our bodies have a diurnal cycle or rhythm. This means that our chemical, psychological and physiological activity are high during our normal waking hours and are low during our normal sleeping hours. They reach the lowest point at about 4 a.m. When we fly across time zones, that is either east-west or west-east, we may interrupt our diurnal cycle. However, there is no proof that this is harmful to our health.</w:t>
      </w:r>
    </w:p>
    <w:p w:rsidR="00304B7F" w:rsidRPr="006E52E9" w:rsidRDefault="00304B7F" w:rsidP="00304B7F">
      <w:pPr>
        <w:jc w:val="both"/>
        <w:rPr>
          <w:rFonts w:ascii="Arial" w:hAnsi="Arial" w:cs="Arial"/>
        </w:rPr>
      </w:pPr>
      <w:r w:rsidRPr="006E52E9">
        <w:rPr>
          <w:rFonts w:ascii="Arial" w:hAnsi="Arial" w:cs="Arial"/>
        </w:rPr>
        <w:t>To minimize the tiring effects of interruption to our day-night biological cycle we should:</w:t>
      </w:r>
    </w:p>
    <w:p w:rsidR="00304B7F" w:rsidRPr="006E52E9" w:rsidRDefault="00E7112A" w:rsidP="00304B7F">
      <w:pPr>
        <w:jc w:val="both"/>
        <w:rPr>
          <w:rFonts w:ascii="Arial" w:hAnsi="Arial" w:cs="Arial"/>
        </w:rPr>
      </w:pPr>
      <w:r w:rsidRPr="006E52E9">
        <w:rPr>
          <w:rFonts w:ascii="Arial" w:hAnsi="Arial" w:cs="Arial"/>
        </w:rPr>
        <w:t>-</w:t>
      </w:r>
      <w:r w:rsidR="00304B7F" w:rsidRPr="006E52E9">
        <w:rPr>
          <w:rFonts w:ascii="Arial" w:hAnsi="Arial" w:cs="Arial"/>
        </w:rPr>
        <w:t>When away from home adhere as much as possible to the home time for sleeping, eating and bowel function</w:t>
      </w:r>
    </w:p>
    <w:p w:rsidR="00304B7F" w:rsidRPr="006E52E9" w:rsidRDefault="00E7112A" w:rsidP="00304B7F">
      <w:pPr>
        <w:jc w:val="both"/>
        <w:rPr>
          <w:rFonts w:ascii="Arial" w:hAnsi="Arial" w:cs="Arial"/>
        </w:rPr>
      </w:pPr>
      <w:r w:rsidRPr="006E52E9">
        <w:rPr>
          <w:rFonts w:ascii="Arial" w:hAnsi="Arial" w:cs="Arial"/>
        </w:rPr>
        <w:t>-</w:t>
      </w:r>
      <w:r w:rsidR="00304B7F" w:rsidRPr="006E52E9">
        <w:rPr>
          <w:rFonts w:ascii="Arial" w:hAnsi="Arial" w:cs="Arial"/>
        </w:rPr>
        <w:t>Take adequate rest before flight eat light snacks at three or four hourly            intervals to increase alertness.</w:t>
      </w:r>
    </w:p>
    <w:p w:rsidR="00304B7F" w:rsidRPr="006E52E9" w:rsidRDefault="00304B7F" w:rsidP="00304B7F">
      <w:pPr>
        <w:pStyle w:val="Titre3"/>
        <w:jc w:val="both"/>
        <w:rPr>
          <w:rFonts w:cs="Arial"/>
          <w:sz w:val="22"/>
          <w:szCs w:val="22"/>
        </w:rPr>
      </w:pPr>
      <w:r w:rsidRPr="006E52E9">
        <w:rPr>
          <w:rFonts w:cs="Arial"/>
          <w:sz w:val="22"/>
          <w:szCs w:val="22"/>
        </w:rPr>
        <w:t xml:space="preserve"> </w:t>
      </w:r>
      <w:bookmarkStart w:id="15" w:name="_Toc221695301"/>
      <w:r w:rsidRPr="006E52E9">
        <w:rPr>
          <w:rFonts w:cs="Arial"/>
          <w:sz w:val="22"/>
          <w:szCs w:val="22"/>
        </w:rPr>
        <w:t>Fatigue</w:t>
      </w:r>
      <w:bookmarkEnd w:id="15"/>
    </w:p>
    <w:p w:rsidR="00304B7F" w:rsidRPr="006E52E9" w:rsidRDefault="00304B7F" w:rsidP="00304B7F">
      <w:pPr>
        <w:jc w:val="both"/>
        <w:rPr>
          <w:rFonts w:ascii="Arial" w:hAnsi="Arial" w:cs="Arial"/>
        </w:rPr>
      </w:pPr>
      <w:r w:rsidRPr="006E52E9">
        <w:rPr>
          <w:rFonts w:ascii="Arial" w:hAnsi="Arial" w:cs="Arial"/>
        </w:rPr>
        <w:t>A crewmember shall not commence a flight duty or continue a flight duty after an intermediate landing if he seems too tired or will be too tired before next landing.</w:t>
      </w:r>
    </w:p>
    <w:p w:rsidR="00304B7F" w:rsidRPr="006E52E9" w:rsidRDefault="00304B7F" w:rsidP="00304B7F">
      <w:pPr>
        <w:jc w:val="both"/>
        <w:rPr>
          <w:rFonts w:ascii="Arial" w:hAnsi="Arial" w:cs="Arial"/>
        </w:rPr>
      </w:pPr>
      <w:r w:rsidRPr="006E52E9">
        <w:rPr>
          <w:rFonts w:ascii="Arial" w:hAnsi="Arial" w:cs="Arial"/>
        </w:rPr>
        <w:t>The basic responsibility in fatigue management rests with the individual crewmember who should report for duty in a reasonably rested state and in an emotionally fit state to perform his expected duty. This includes attention to such factors as sleep, personal fitness and health, lifestyle and activities prior to flight. Due allowance for any adverse effects of these factors should be considered to ensure that fatigue which would significantly affect operating performance is not encountered during flight duties.</w:t>
      </w:r>
    </w:p>
    <w:p w:rsidR="00304B7F" w:rsidRPr="006E52E9" w:rsidRDefault="00304B7F" w:rsidP="00304B7F">
      <w:pPr>
        <w:pStyle w:val="Titre3"/>
        <w:rPr>
          <w:rFonts w:cs="Arial"/>
          <w:sz w:val="22"/>
          <w:szCs w:val="22"/>
        </w:rPr>
      </w:pPr>
      <w:r w:rsidRPr="006E52E9">
        <w:rPr>
          <w:rFonts w:cs="Arial"/>
          <w:sz w:val="22"/>
          <w:szCs w:val="22"/>
        </w:rPr>
        <w:t xml:space="preserve"> </w:t>
      </w:r>
      <w:bookmarkStart w:id="16" w:name="_Toc221695302"/>
      <w:r w:rsidRPr="006E52E9">
        <w:rPr>
          <w:rFonts w:cs="Arial"/>
          <w:sz w:val="22"/>
          <w:szCs w:val="22"/>
        </w:rPr>
        <w:t>Pregnancy</w:t>
      </w:r>
      <w:bookmarkEnd w:id="16"/>
    </w:p>
    <w:p w:rsidR="00304B7F" w:rsidRPr="006E52E9" w:rsidRDefault="00304B7F" w:rsidP="00304B7F">
      <w:pPr>
        <w:autoSpaceDE w:val="0"/>
        <w:autoSpaceDN w:val="0"/>
        <w:adjustRightInd w:val="0"/>
        <w:rPr>
          <w:rFonts w:ascii="Arial" w:hAnsi="Arial" w:cs="Arial"/>
        </w:rPr>
      </w:pPr>
      <w:r w:rsidRPr="006E52E9">
        <w:rPr>
          <w:rFonts w:ascii="Arial" w:hAnsi="Arial" w:cs="Arial"/>
        </w:rPr>
        <w:t>Whenever a female crew member becomes pregnant, she will be responsible to notify the operations management of her case immediately and will consequently be checked by medical department for flight.</w:t>
      </w:r>
    </w:p>
    <w:p w:rsidR="00304B7F" w:rsidRPr="006E52E9" w:rsidRDefault="00304B7F" w:rsidP="00304B7F">
      <w:pPr>
        <w:autoSpaceDE w:val="0"/>
        <w:autoSpaceDN w:val="0"/>
        <w:adjustRightInd w:val="0"/>
        <w:rPr>
          <w:rFonts w:ascii="Arial" w:hAnsi="Arial" w:cs="Arial"/>
          <w:b/>
          <w:bCs/>
          <w:i/>
          <w:iCs/>
        </w:rPr>
      </w:pPr>
      <w:r w:rsidRPr="006E52E9">
        <w:rPr>
          <w:rFonts w:ascii="Arial" w:hAnsi="Arial" w:cs="Arial"/>
          <w:b/>
          <w:bCs/>
          <w:i/>
          <w:iCs/>
        </w:rPr>
        <w:t>For Flight Deck</w:t>
      </w:r>
    </w:p>
    <w:p w:rsidR="00304B7F" w:rsidRPr="006E52E9" w:rsidRDefault="00304B7F" w:rsidP="00304B7F">
      <w:pPr>
        <w:autoSpaceDE w:val="0"/>
        <w:autoSpaceDN w:val="0"/>
        <w:adjustRightInd w:val="0"/>
        <w:rPr>
          <w:rFonts w:ascii="Arial" w:hAnsi="Arial" w:cs="Arial"/>
        </w:rPr>
      </w:pPr>
      <w:r w:rsidRPr="006E52E9">
        <w:rPr>
          <w:rFonts w:ascii="Arial" w:hAnsi="Arial" w:cs="Arial"/>
        </w:rPr>
        <w:t>Pregnancy shall be considered a cause of temporary unfitness. Only an accredited physician, in the absence of significant anomalies, could declare the fitness to fly of the crew member for the first 16 weeks.</w:t>
      </w:r>
    </w:p>
    <w:p w:rsidR="00304B7F" w:rsidRPr="006E52E9" w:rsidRDefault="00304B7F" w:rsidP="00304B7F">
      <w:pPr>
        <w:autoSpaceDE w:val="0"/>
        <w:autoSpaceDN w:val="0"/>
        <w:adjustRightInd w:val="0"/>
        <w:rPr>
          <w:rFonts w:ascii="Arial" w:hAnsi="Arial" w:cs="Arial"/>
        </w:rPr>
      </w:pPr>
      <w:r w:rsidRPr="006E52E9">
        <w:rPr>
          <w:rFonts w:ascii="Arial" w:hAnsi="Arial" w:cs="Arial"/>
        </w:rPr>
        <w:lastRenderedPageBreak/>
        <w:t>After childbirth or abortion, the applicant will be permitted to fly after undergoing a medical examination and have been declared fit.</w:t>
      </w:r>
    </w:p>
    <w:p w:rsidR="00304B7F" w:rsidRPr="006E52E9" w:rsidRDefault="00304B7F" w:rsidP="00304B7F">
      <w:pPr>
        <w:pStyle w:val="Titre3"/>
        <w:jc w:val="both"/>
        <w:rPr>
          <w:rFonts w:cs="Arial"/>
          <w:sz w:val="22"/>
          <w:szCs w:val="22"/>
        </w:rPr>
      </w:pPr>
      <w:bookmarkStart w:id="17" w:name="_Toc221695303"/>
      <w:r w:rsidRPr="006E52E9">
        <w:rPr>
          <w:rFonts w:cs="Arial"/>
          <w:sz w:val="22"/>
          <w:szCs w:val="22"/>
        </w:rPr>
        <w:t>INTERNATIONAL REGULATION-ILLNESS ON BOARD THE AIRCRAFT</w:t>
      </w:r>
      <w:bookmarkEnd w:id="17"/>
    </w:p>
    <w:p w:rsidR="00304B7F" w:rsidRPr="006E52E9" w:rsidRDefault="00304B7F" w:rsidP="00304B7F">
      <w:pPr>
        <w:jc w:val="both"/>
        <w:rPr>
          <w:rFonts w:ascii="Arial" w:hAnsi="Arial" w:cs="Arial"/>
        </w:rPr>
      </w:pPr>
      <w:r w:rsidRPr="006E52E9">
        <w:rPr>
          <w:rFonts w:ascii="Arial" w:hAnsi="Arial" w:cs="Arial"/>
        </w:rPr>
        <w:t>All cases of illness on board aircraft (excluding cases of airsickness and accidents) must be reported by the commander on landing at an airport.</w:t>
      </w:r>
    </w:p>
    <w:p w:rsidR="00304B7F" w:rsidRPr="006E52E9" w:rsidRDefault="00304B7F" w:rsidP="00304B7F">
      <w:pPr>
        <w:pStyle w:val="Titre3"/>
        <w:jc w:val="both"/>
        <w:rPr>
          <w:rFonts w:cs="Arial"/>
          <w:sz w:val="22"/>
          <w:szCs w:val="22"/>
        </w:rPr>
      </w:pPr>
      <w:bookmarkStart w:id="18" w:name="_Toc221695304"/>
      <w:r w:rsidRPr="006E52E9">
        <w:rPr>
          <w:rFonts w:cs="Arial"/>
          <w:sz w:val="22"/>
          <w:szCs w:val="22"/>
        </w:rPr>
        <w:t>ILLENESS OR INCAPACITATION WHILE ON DUTY</w:t>
      </w:r>
      <w:bookmarkEnd w:id="18"/>
    </w:p>
    <w:p w:rsidR="00304B7F" w:rsidRPr="006E52E9" w:rsidRDefault="00304B7F" w:rsidP="00304B7F">
      <w:pPr>
        <w:jc w:val="both"/>
        <w:rPr>
          <w:rFonts w:ascii="Arial" w:hAnsi="Arial" w:cs="Arial"/>
        </w:rPr>
      </w:pPr>
      <w:r w:rsidRPr="006E52E9">
        <w:rPr>
          <w:rFonts w:ascii="Arial" w:hAnsi="Arial" w:cs="Arial"/>
        </w:rPr>
        <w:t>Any Crew member who becomes ill or incapacitated while on flight duty or during a stopover period at an outstation must report the matter to the commander at the earliest opportunity.</w:t>
      </w:r>
    </w:p>
    <w:p w:rsidR="00E7112A" w:rsidRPr="006E52E9" w:rsidRDefault="00304B7F" w:rsidP="00E7112A">
      <w:pPr>
        <w:jc w:val="both"/>
        <w:rPr>
          <w:rFonts w:ascii="Arial" w:hAnsi="Arial" w:cs="Arial"/>
        </w:rPr>
      </w:pPr>
      <w:r w:rsidRPr="006E52E9">
        <w:rPr>
          <w:rFonts w:ascii="Arial" w:hAnsi="Arial" w:cs="Arial"/>
        </w:rPr>
        <w:t>Commander should be aware that a sudden deterioration in health may be an indication of the onset of a dangerous or epidemic symptom. Carriage</w:t>
      </w:r>
      <w:r w:rsidR="00E7112A" w:rsidRPr="006E52E9">
        <w:rPr>
          <w:rFonts w:ascii="Arial" w:hAnsi="Arial" w:cs="Arial"/>
        </w:rPr>
        <w:t xml:space="preserve"> of a flight crew or cabin staff member who is ill could prejudice the Company's position in several ways:</w:t>
      </w:r>
    </w:p>
    <w:p w:rsidR="00E7112A" w:rsidRPr="006E52E9" w:rsidRDefault="00E7112A" w:rsidP="00E7112A">
      <w:pPr>
        <w:ind w:left="284"/>
        <w:jc w:val="both"/>
        <w:rPr>
          <w:rFonts w:ascii="Arial" w:hAnsi="Arial" w:cs="Arial"/>
        </w:rPr>
      </w:pPr>
      <w:r w:rsidRPr="006E52E9">
        <w:rPr>
          <w:rFonts w:ascii="Arial" w:hAnsi="Arial" w:cs="Arial"/>
        </w:rPr>
        <w:t>(1) International health regulations.</w:t>
      </w:r>
    </w:p>
    <w:p w:rsidR="00E7112A" w:rsidRPr="006E52E9" w:rsidRDefault="00E7112A" w:rsidP="00E7112A">
      <w:pPr>
        <w:ind w:left="284"/>
        <w:jc w:val="both"/>
        <w:rPr>
          <w:rFonts w:ascii="Arial" w:hAnsi="Arial" w:cs="Arial"/>
        </w:rPr>
      </w:pPr>
      <w:r w:rsidRPr="006E52E9">
        <w:rPr>
          <w:rFonts w:ascii="Arial" w:hAnsi="Arial" w:cs="Arial"/>
        </w:rPr>
        <w:t>(2) Liability of the insurance of the aircraft.</w:t>
      </w:r>
    </w:p>
    <w:p w:rsidR="00E7112A" w:rsidRPr="006E52E9" w:rsidRDefault="00E7112A" w:rsidP="00E7112A">
      <w:pPr>
        <w:ind w:left="284"/>
        <w:jc w:val="both"/>
        <w:rPr>
          <w:rFonts w:ascii="Arial" w:hAnsi="Arial" w:cs="Arial"/>
        </w:rPr>
      </w:pPr>
      <w:r w:rsidRPr="006E52E9">
        <w:rPr>
          <w:rFonts w:ascii="Arial" w:hAnsi="Arial" w:cs="Arial"/>
        </w:rPr>
        <w:t>(3) Significant decrease in the safety of the flight, where the number of available   crew members to be reduced.</w:t>
      </w:r>
    </w:p>
    <w:p w:rsidR="00E7112A" w:rsidRPr="006E52E9" w:rsidRDefault="00E7112A" w:rsidP="00E7112A">
      <w:pPr>
        <w:jc w:val="both"/>
        <w:rPr>
          <w:rFonts w:ascii="Arial" w:hAnsi="Arial" w:cs="Arial"/>
        </w:rPr>
      </w:pPr>
      <w:r w:rsidRPr="006E52E9">
        <w:rPr>
          <w:rFonts w:ascii="Arial" w:hAnsi="Arial" w:cs="Arial"/>
        </w:rPr>
        <w:t>Commander must therefore ensure that a doctor is called at the earliest opportunity to examine the crew member concerned and a certificate must be obtained stating whether the individual is fit for duty, or alternatively for travel. Commanders are authorized to arrange any tests necessary to ascertain the condition of the individual concerned.</w:t>
      </w:r>
    </w:p>
    <w:p w:rsidR="00E7112A" w:rsidRPr="006E52E9" w:rsidRDefault="00E7112A" w:rsidP="00E7112A">
      <w:pPr>
        <w:jc w:val="both"/>
        <w:rPr>
          <w:rFonts w:ascii="Arial" w:hAnsi="Arial" w:cs="Arial"/>
        </w:rPr>
      </w:pPr>
      <w:r w:rsidRPr="006E52E9">
        <w:rPr>
          <w:rFonts w:ascii="Arial" w:hAnsi="Arial" w:cs="Arial"/>
        </w:rPr>
        <w:t>A written report must be submitted by the commander and the crew member as soon as practicable after return to the main base.</w:t>
      </w:r>
    </w:p>
    <w:p w:rsidR="00E7112A" w:rsidRPr="006E52E9" w:rsidRDefault="00E7112A" w:rsidP="00E7112A">
      <w:pPr>
        <w:jc w:val="both"/>
        <w:rPr>
          <w:rFonts w:ascii="Arial" w:hAnsi="Arial" w:cs="Arial"/>
        </w:rPr>
      </w:pPr>
      <w:r w:rsidRPr="006E52E9">
        <w:rPr>
          <w:rFonts w:ascii="Arial" w:hAnsi="Arial" w:cs="Arial"/>
        </w:rPr>
        <w:t>Commanders should arrange for the arrival time of the crew member at the main base to be notified to the Company Medical Center.</w:t>
      </w:r>
    </w:p>
    <w:p w:rsidR="00E7112A" w:rsidRPr="006E52E9" w:rsidRDefault="00E7112A" w:rsidP="00E7112A">
      <w:pPr>
        <w:jc w:val="both"/>
        <w:rPr>
          <w:rFonts w:ascii="Arial" w:hAnsi="Arial" w:cs="Arial"/>
        </w:rPr>
      </w:pPr>
      <w:r w:rsidRPr="006E52E9">
        <w:rPr>
          <w:rFonts w:ascii="Arial" w:hAnsi="Arial" w:cs="Arial"/>
        </w:rPr>
        <w:t>Commanders have an overall responsibility for ensuring that all the crew are fit for duty. Where any doubt exists, the commander must ensure that the individual concerned is seen by a doctor and that the report from that doctor is forwarded to the main base, if possible, on the flight concerned and, failing this, at the earliest opportunity.</w:t>
      </w:r>
    </w:p>
    <w:p w:rsidR="00E7112A" w:rsidRPr="006E52E9" w:rsidRDefault="00E7112A" w:rsidP="00E7112A">
      <w:pPr>
        <w:jc w:val="both"/>
        <w:rPr>
          <w:rFonts w:ascii="Arial" w:hAnsi="Arial" w:cs="Arial"/>
        </w:rPr>
      </w:pPr>
      <w:r w:rsidRPr="006E52E9">
        <w:rPr>
          <w:rFonts w:ascii="Arial" w:hAnsi="Arial" w:cs="Arial"/>
        </w:rPr>
        <w:t>In the case of a commander being incapacitated, the normal devolution of command to the first officer (or the most senior pilot) applies.</w:t>
      </w:r>
    </w:p>
    <w:p w:rsidR="00E7112A" w:rsidRPr="006E52E9" w:rsidRDefault="00E7112A" w:rsidP="00E7112A">
      <w:pPr>
        <w:pStyle w:val="Titre3"/>
        <w:jc w:val="both"/>
        <w:rPr>
          <w:rFonts w:cs="Arial"/>
          <w:sz w:val="22"/>
          <w:szCs w:val="22"/>
        </w:rPr>
      </w:pPr>
      <w:bookmarkStart w:id="19" w:name="_Toc221695305"/>
      <w:r w:rsidRPr="006E52E9">
        <w:rPr>
          <w:rFonts w:cs="Arial"/>
          <w:sz w:val="22"/>
          <w:szCs w:val="22"/>
        </w:rPr>
        <w:t>TOBACCO</w:t>
      </w:r>
      <w:bookmarkEnd w:id="19"/>
    </w:p>
    <w:p w:rsidR="00E7112A" w:rsidRPr="006E52E9" w:rsidRDefault="00E7112A" w:rsidP="00E7112A">
      <w:pPr>
        <w:autoSpaceDE w:val="0"/>
        <w:autoSpaceDN w:val="0"/>
        <w:adjustRightInd w:val="0"/>
        <w:jc w:val="both"/>
        <w:rPr>
          <w:rFonts w:ascii="Arial" w:hAnsi="Arial" w:cs="Arial"/>
        </w:rPr>
      </w:pPr>
      <w:r w:rsidRPr="006E52E9">
        <w:rPr>
          <w:rFonts w:ascii="Arial" w:hAnsi="Arial" w:cs="Arial"/>
        </w:rPr>
        <w:t>Many crew members smoke and some are heavy smokers. Through the action of nicotine, smoking is believed to be a contributing factor to elevating blood pressure in some cases.</w:t>
      </w:r>
    </w:p>
    <w:p w:rsidR="00E7112A" w:rsidRPr="006E52E9" w:rsidRDefault="00E7112A" w:rsidP="00E7112A">
      <w:pPr>
        <w:autoSpaceDE w:val="0"/>
        <w:autoSpaceDN w:val="0"/>
        <w:adjustRightInd w:val="0"/>
        <w:jc w:val="both"/>
        <w:rPr>
          <w:rFonts w:ascii="Arial" w:hAnsi="Arial" w:cs="Arial"/>
        </w:rPr>
      </w:pPr>
      <w:r w:rsidRPr="006E52E9">
        <w:rPr>
          <w:rFonts w:ascii="Arial" w:hAnsi="Arial" w:cs="Arial"/>
        </w:rPr>
        <w:t>There is a greater affinity between carbon monoxide (CO) and hemoglobin than between oxygen and hemoglobin. Therefore, cigarette smoking, particularly on the flight deck, can cause relative hypoxemia.</w:t>
      </w:r>
    </w:p>
    <w:p w:rsidR="00E7112A" w:rsidRPr="006E52E9" w:rsidRDefault="00E7112A" w:rsidP="00E7112A">
      <w:pPr>
        <w:autoSpaceDE w:val="0"/>
        <w:autoSpaceDN w:val="0"/>
        <w:adjustRightInd w:val="0"/>
        <w:jc w:val="both"/>
        <w:rPr>
          <w:rFonts w:ascii="Arial" w:hAnsi="Arial" w:cs="Arial"/>
        </w:rPr>
      </w:pPr>
      <w:r w:rsidRPr="006E52E9">
        <w:rPr>
          <w:rFonts w:ascii="Arial" w:hAnsi="Arial" w:cs="Arial"/>
        </w:rPr>
        <w:lastRenderedPageBreak/>
        <w:t>It has been proven that carbon monoxide in the blood can lower altitude tolerance by as much as 5000 feet and because of its affinity to hemoglobin, it is eliminated very slowly.</w:t>
      </w:r>
    </w:p>
    <w:p w:rsidR="00304B7F" w:rsidRPr="006E52E9" w:rsidRDefault="00E7112A" w:rsidP="00E7112A">
      <w:pPr>
        <w:jc w:val="both"/>
        <w:rPr>
          <w:rFonts w:ascii="Arial" w:hAnsi="Arial" w:cs="Arial"/>
        </w:rPr>
      </w:pPr>
      <w:r w:rsidRPr="006E52E9">
        <w:rPr>
          <w:rFonts w:ascii="Arial" w:hAnsi="Arial" w:cs="Arial"/>
        </w:rPr>
        <w:t>Consequently, if it is not possible to persuade crew members to stop smoking, it would be desirable that crew members refrain from smoking when on duty and for at least 8 hours preceding the flight.</w:t>
      </w:r>
    </w:p>
    <w:p w:rsidR="00E7112A" w:rsidRPr="006E52E9" w:rsidRDefault="00E7112A" w:rsidP="00E7112A">
      <w:pPr>
        <w:autoSpaceDE w:val="0"/>
        <w:autoSpaceDN w:val="0"/>
        <w:adjustRightInd w:val="0"/>
        <w:jc w:val="both"/>
        <w:rPr>
          <w:rFonts w:ascii="Arial" w:hAnsi="Arial" w:cs="Arial"/>
          <w:b/>
          <w:bCs/>
        </w:rPr>
      </w:pPr>
      <w:r w:rsidRPr="006E52E9">
        <w:rPr>
          <w:rFonts w:ascii="Arial" w:hAnsi="Arial" w:cs="Arial"/>
          <w:b/>
          <w:bCs/>
        </w:rPr>
        <w:t>It is therefore strictly forbidden to smoke on the cabin and the cockpit whether on ground or in flight.</w:t>
      </w:r>
    </w:p>
    <w:p w:rsidR="00E7112A" w:rsidRPr="006E52E9" w:rsidRDefault="00E7112A" w:rsidP="00E7112A">
      <w:pPr>
        <w:pStyle w:val="Titre3"/>
        <w:jc w:val="both"/>
        <w:rPr>
          <w:rFonts w:cs="Arial"/>
          <w:sz w:val="22"/>
          <w:szCs w:val="22"/>
        </w:rPr>
      </w:pPr>
      <w:bookmarkStart w:id="20" w:name="_Toc221695306"/>
      <w:r w:rsidRPr="006E52E9">
        <w:rPr>
          <w:rFonts w:cs="Arial"/>
          <w:bCs/>
          <w:sz w:val="22"/>
          <w:szCs w:val="22"/>
        </w:rPr>
        <w:t>QUARANTINE REGULATIONS</w:t>
      </w:r>
      <w:bookmarkEnd w:id="20"/>
    </w:p>
    <w:p w:rsidR="00E7112A" w:rsidRPr="006E52E9" w:rsidRDefault="00E7112A" w:rsidP="00E7112A">
      <w:pPr>
        <w:jc w:val="both"/>
        <w:rPr>
          <w:rFonts w:ascii="Arial" w:hAnsi="Arial" w:cs="Arial"/>
        </w:rPr>
      </w:pPr>
      <w:r w:rsidRPr="006E52E9">
        <w:rPr>
          <w:rFonts w:ascii="Arial" w:hAnsi="Arial" w:cs="Arial"/>
        </w:rPr>
        <w:t xml:space="preserve">The Pilot in command shall ensure that a suspected communicable disease is reported promptly to air traffic control, to facilitate provision for the presence of any special medical personnel and equipment necessary for the management of public health risk on arrival. </w:t>
      </w:r>
    </w:p>
    <w:p w:rsidR="00E7112A" w:rsidRPr="006E52E9" w:rsidRDefault="00E7112A" w:rsidP="00E7112A">
      <w:pPr>
        <w:jc w:val="both"/>
        <w:rPr>
          <w:rFonts w:ascii="Arial" w:hAnsi="Arial" w:cs="Arial"/>
        </w:rPr>
      </w:pPr>
      <w:r w:rsidRPr="006E52E9">
        <w:rPr>
          <w:rFonts w:ascii="Arial" w:hAnsi="Arial" w:cs="Arial"/>
        </w:rPr>
        <w:t>It is the responsibility of the airport medical or health authority to decide whether isolation of the aircraft and crew is necessary.</w:t>
      </w:r>
    </w:p>
    <w:p w:rsidR="00E7112A" w:rsidRPr="006E52E9" w:rsidRDefault="00E7112A" w:rsidP="00E7112A">
      <w:pPr>
        <w:jc w:val="both"/>
        <w:rPr>
          <w:rFonts w:ascii="Arial" w:hAnsi="Arial" w:cs="Arial"/>
        </w:rPr>
      </w:pPr>
      <w:r w:rsidRPr="006E52E9">
        <w:rPr>
          <w:rFonts w:ascii="Arial" w:hAnsi="Arial" w:cs="Arial"/>
        </w:rPr>
        <w:t>On arrival of the aircraft, nobody shall be permitted to board the aircraft or disembark or attempt to offload cargo or catering until such time as authorized by the airport medical or health authority.</w:t>
      </w:r>
    </w:p>
    <w:p w:rsidR="00E7112A" w:rsidRPr="006E52E9" w:rsidRDefault="00E7112A" w:rsidP="00E7112A">
      <w:pPr>
        <w:jc w:val="both"/>
        <w:rPr>
          <w:rFonts w:ascii="Arial" w:hAnsi="Arial" w:cs="Arial"/>
        </w:rPr>
      </w:pPr>
      <w:r w:rsidRPr="006E52E9">
        <w:rPr>
          <w:rFonts w:ascii="Arial" w:hAnsi="Arial" w:cs="Arial"/>
        </w:rPr>
        <w:t>Each station, in conjunction with the airport medical or health authorities will devise</w:t>
      </w:r>
    </w:p>
    <w:p w:rsidR="00E7112A" w:rsidRPr="006E52E9" w:rsidRDefault="00E7112A" w:rsidP="00E7112A">
      <w:pPr>
        <w:jc w:val="both"/>
        <w:rPr>
          <w:rFonts w:ascii="Arial" w:hAnsi="Arial" w:cs="Arial"/>
        </w:rPr>
      </w:pPr>
      <w:r w:rsidRPr="006E52E9">
        <w:rPr>
          <w:rFonts w:ascii="Arial" w:hAnsi="Arial" w:cs="Arial"/>
        </w:rPr>
        <w:t>a plan which would provide, when necessary for:</w:t>
      </w:r>
    </w:p>
    <w:p w:rsidR="00E7112A" w:rsidRPr="006E52E9" w:rsidRDefault="00E7112A" w:rsidP="00E7112A">
      <w:pPr>
        <w:jc w:val="both"/>
        <w:rPr>
          <w:rFonts w:ascii="Arial" w:hAnsi="Arial" w:cs="Arial"/>
        </w:rPr>
      </w:pPr>
      <w:r w:rsidRPr="006E52E9">
        <w:rPr>
          <w:rFonts w:ascii="Arial" w:hAnsi="Arial" w:cs="Arial"/>
        </w:rPr>
        <w:t>(1) The transport of suspected cases of infectious diseases by selected ambulance to a designated hospital.</w:t>
      </w:r>
    </w:p>
    <w:p w:rsidR="00E7112A" w:rsidRPr="006E52E9" w:rsidRDefault="00E7112A" w:rsidP="00E7112A">
      <w:pPr>
        <w:jc w:val="both"/>
        <w:rPr>
          <w:rFonts w:ascii="Arial" w:hAnsi="Arial" w:cs="Arial"/>
        </w:rPr>
      </w:pPr>
      <w:r w:rsidRPr="006E52E9">
        <w:rPr>
          <w:rFonts w:ascii="Arial" w:hAnsi="Arial" w:cs="Arial"/>
        </w:rPr>
        <w:t>(2) The transfer of passengers and crew to a designated lounge or waiting area</w:t>
      </w:r>
    </w:p>
    <w:p w:rsidR="00E7112A" w:rsidRPr="006E52E9" w:rsidRDefault="00E7112A" w:rsidP="00E7112A">
      <w:pPr>
        <w:jc w:val="both"/>
        <w:rPr>
          <w:rFonts w:ascii="Arial" w:hAnsi="Arial" w:cs="Arial"/>
        </w:rPr>
      </w:pPr>
      <w:r w:rsidRPr="006E52E9">
        <w:rPr>
          <w:rFonts w:ascii="Arial" w:hAnsi="Arial" w:cs="Arial"/>
        </w:rPr>
        <w:t>(3) The decontamination of the aircraft, passenger baggage, cargo and mail and any isolation lounges used by passengers or crew suspected of having infectious diseases.</w:t>
      </w:r>
    </w:p>
    <w:p w:rsidR="00E7112A" w:rsidRPr="006E52E9" w:rsidRDefault="00E7112A" w:rsidP="00E7112A">
      <w:pPr>
        <w:jc w:val="both"/>
        <w:rPr>
          <w:rFonts w:ascii="Arial" w:hAnsi="Arial" w:cs="Arial"/>
        </w:rPr>
      </w:pPr>
      <w:r w:rsidRPr="006E52E9">
        <w:rPr>
          <w:rFonts w:ascii="Arial" w:hAnsi="Arial" w:cs="Arial"/>
          <w:b/>
          <w:bCs/>
        </w:rPr>
        <w:t>Note 1—</w:t>
      </w:r>
      <w:r w:rsidRPr="006E52E9">
        <w:rPr>
          <w:rFonts w:ascii="Arial" w:hAnsi="Arial" w:cs="Arial"/>
        </w:rPr>
        <w:t xml:space="preserve"> A communicable disease could be suspected and require further evaluation if a person has a fever (temperature 38°C/100°F or greater) that is associated with certain signs or symptoms: e.g. appearing obviously unwell; persistent coughing; impaired breathing; persistent diarrhea; persistent vomiting; skin rash; bruising or bleeding without previous injury; or, confusion of recent onset.</w:t>
      </w:r>
    </w:p>
    <w:p w:rsidR="00E7112A" w:rsidRPr="006E52E9" w:rsidRDefault="00E7112A" w:rsidP="00E7112A">
      <w:pPr>
        <w:pStyle w:val="Titre3"/>
        <w:jc w:val="both"/>
        <w:rPr>
          <w:rFonts w:cs="Arial"/>
          <w:sz w:val="22"/>
          <w:szCs w:val="22"/>
        </w:rPr>
      </w:pPr>
      <w:r w:rsidRPr="006E52E9">
        <w:rPr>
          <w:rFonts w:cs="Arial"/>
          <w:sz w:val="22"/>
          <w:szCs w:val="22"/>
        </w:rPr>
        <w:t xml:space="preserve"> </w:t>
      </w:r>
      <w:bookmarkStart w:id="21" w:name="_Toc221695307"/>
      <w:r w:rsidRPr="006E52E9">
        <w:rPr>
          <w:rFonts w:cs="Arial"/>
          <w:sz w:val="22"/>
          <w:szCs w:val="22"/>
        </w:rPr>
        <w:t>MAINTENANCE OF HEIGHT/WEIGHT RATIOS (Body Mass Index)</w:t>
      </w:r>
      <w:bookmarkEnd w:id="21"/>
    </w:p>
    <w:p w:rsidR="00E7112A" w:rsidRPr="006E52E9" w:rsidRDefault="00E7112A" w:rsidP="00E7112A">
      <w:pPr>
        <w:jc w:val="both"/>
        <w:rPr>
          <w:rFonts w:ascii="Arial" w:hAnsi="Arial" w:cs="Arial"/>
        </w:rPr>
      </w:pPr>
      <w:r w:rsidRPr="006E52E9">
        <w:rPr>
          <w:rFonts w:ascii="Arial" w:hAnsi="Arial" w:cs="Arial"/>
        </w:rPr>
        <w:t>BMI is defined as a person’s weight (in kilograms) divided by their height (in meters) squared. Overall physical fitness and general health is highly dependent upon maintaining appropriate BMI. There is medical evidence that obesity is related to a significantly increased risk of cardio-vascular diseases, sleep disorders and diabetes</w:t>
      </w:r>
    </w:p>
    <w:p w:rsidR="00752FDA" w:rsidRPr="006E52E9" w:rsidRDefault="00752FDA" w:rsidP="00752FDA">
      <w:pPr>
        <w:pStyle w:val="Titre2"/>
        <w:numPr>
          <w:ilvl w:val="1"/>
          <w:numId w:val="4"/>
        </w:numPr>
        <w:rPr>
          <w:rFonts w:cs="Arial"/>
          <w:sz w:val="22"/>
          <w:szCs w:val="22"/>
        </w:rPr>
      </w:pPr>
      <w:bookmarkStart w:id="22" w:name="_Toc221695308"/>
      <w:r w:rsidRPr="006E52E9">
        <w:rPr>
          <w:rFonts w:cs="Arial"/>
          <w:sz w:val="22"/>
          <w:szCs w:val="22"/>
        </w:rPr>
        <w:t>COSMIC RADIATION</w:t>
      </w:r>
      <w:bookmarkEnd w:id="22"/>
    </w:p>
    <w:p w:rsidR="00752FDA" w:rsidRPr="006E52E9" w:rsidRDefault="00752FDA" w:rsidP="00752FDA">
      <w:pPr>
        <w:autoSpaceDE w:val="0"/>
        <w:autoSpaceDN w:val="0"/>
        <w:adjustRightInd w:val="0"/>
        <w:jc w:val="both"/>
        <w:rPr>
          <w:rFonts w:ascii="Arial" w:hAnsi="Arial" w:cs="Arial"/>
          <w:color w:val="000000"/>
        </w:rPr>
      </w:pPr>
      <w:r w:rsidRPr="006E52E9">
        <w:rPr>
          <w:rFonts w:ascii="Arial" w:hAnsi="Arial" w:cs="Arial"/>
          <w:color w:val="000000"/>
        </w:rPr>
        <w:t>For in-flight exposure of all crew members while on duty including positioning, the limit is set to 1 mSv (millisievert).</w:t>
      </w:r>
    </w:p>
    <w:p w:rsidR="00752FDA" w:rsidRPr="006E52E9" w:rsidRDefault="00752FDA" w:rsidP="00752FDA">
      <w:pPr>
        <w:autoSpaceDE w:val="0"/>
        <w:autoSpaceDN w:val="0"/>
        <w:adjustRightInd w:val="0"/>
        <w:jc w:val="both"/>
        <w:rPr>
          <w:rFonts w:ascii="Arial" w:hAnsi="Arial" w:cs="Arial"/>
          <w:i/>
          <w:iCs/>
          <w:color w:val="000000"/>
        </w:rPr>
      </w:pPr>
      <w:r w:rsidRPr="006E52E9">
        <w:rPr>
          <w:rFonts w:ascii="Arial" w:hAnsi="Arial" w:cs="Arial"/>
          <w:b/>
          <w:bCs/>
          <w:i/>
          <w:iCs/>
          <w:color w:val="000000"/>
        </w:rPr>
        <w:lastRenderedPageBreak/>
        <w:t xml:space="preserve">Note: </w:t>
      </w:r>
      <w:r w:rsidRPr="006E52E9">
        <w:rPr>
          <w:rFonts w:ascii="Arial" w:hAnsi="Arial" w:cs="Arial"/>
          <w:i/>
          <w:iCs/>
          <w:color w:val="000000"/>
        </w:rPr>
        <w:t>BERNIQ AIRWAYS does not operate aircraft capable of flying at 49,000 feet (15,000m).</w:t>
      </w:r>
    </w:p>
    <w:p w:rsidR="00752FDA" w:rsidRPr="006E52E9" w:rsidRDefault="00752FDA" w:rsidP="00752FDA">
      <w:pPr>
        <w:autoSpaceDE w:val="0"/>
        <w:autoSpaceDN w:val="0"/>
        <w:adjustRightInd w:val="0"/>
        <w:jc w:val="both"/>
        <w:rPr>
          <w:rFonts w:ascii="Arial" w:hAnsi="Arial" w:cs="Arial"/>
          <w:color w:val="000000"/>
        </w:rPr>
      </w:pPr>
      <w:r w:rsidRPr="006E52E9">
        <w:rPr>
          <w:rFonts w:ascii="Arial" w:hAnsi="Arial" w:cs="Arial"/>
          <w:i/>
          <w:iCs/>
          <w:color w:val="000000"/>
        </w:rPr>
        <w:t xml:space="preserve">BERNIQ AIWAYS </w:t>
      </w:r>
      <w:r w:rsidRPr="006E52E9">
        <w:rPr>
          <w:rFonts w:ascii="Arial" w:hAnsi="Arial" w:cs="Arial"/>
          <w:color w:val="000000"/>
        </w:rPr>
        <w:t>will take the following measures for crew who are subject to cosmic radiation exposure of more than 1 mSv per year:</w:t>
      </w:r>
    </w:p>
    <w:p w:rsidR="00752FDA" w:rsidRPr="006E52E9" w:rsidRDefault="00752FDA" w:rsidP="00752FDA">
      <w:pPr>
        <w:autoSpaceDE w:val="0"/>
        <w:autoSpaceDN w:val="0"/>
        <w:adjustRightInd w:val="0"/>
        <w:jc w:val="both"/>
        <w:rPr>
          <w:rFonts w:ascii="Arial" w:hAnsi="Arial" w:cs="Arial"/>
          <w:color w:val="000000"/>
        </w:rPr>
      </w:pPr>
      <w:r w:rsidRPr="006E52E9">
        <w:rPr>
          <w:rFonts w:ascii="Arial" w:hAnsi="Arial" w:cs="Arial"/>
          <w:color w:val="000000"/>
        </w:rPr>
        <w:t>(1) Assess their exposure.</w:t>
      </w:r>
    </w:p>
    <w:p w:rsidR="00752FDA" w:rsidRPr="006E52E9" w:rsidRDefault="00752FDA" w:rsidP="00752FDA">
      <w:pPr>
        <w:autoSpaceDE w:val="0"/>
        <w:autoSpaceDN w:val="0"/>
        <w:adjustRightInd w:val="0"/>
        <w:jc w:val="both"/>
        <w:rPr>
          <w:rFonts w:ascii="Arial" w:hAnsi="Arial" w:cs="Arial"/>
          <w:color w:val="000000"/>
        </w:rPr>
      </w:pPr>
      <w:r w:rsidRPr="006E52E9">
        <w:rPr>
          <w:rFonts w:ascii="Arial" w:hAnsi="Arial" w:cs="Arial"/>
          <w:color w:val="000000"/>
        </w:rPr>
        <w:t xml:space="preserve">(2) Consider the assessed exposure when organizing working schedules with a view to reducing the doses of highly exposed crew members </w:t>
      </w:r>
      <w:r w:rsidRPr="006E52E9">
        <w:rPr>
          <w:rFonts w:ascii="Arial" w:hAnsi="Arial" w:cs="Arial"/>
          <w:i/>
          <w:iCs/>
        </w:rPr>
        <w:t>(Refer to 6.3.3)</w:t>
      </w:r>
      <w:r w:rsidRPr="006E52E9">
        <w:rPr>
          <w:rFonts w:ascii="Arial" w:hAnsi="Arial" w:cs="Arial"/>
        </w:rPr>
        <w:t>.</w:t>
      </w:r>
    </w:p>
    <w:p w:rsidR="00752FDA" w:rsidRPr="006E52E9" w:rsidRDefault="00752FDA" w:rsidP="00752FDA">
      <w:pPr>
        <w:autoSpaceDE w:val="0"/>
        <w:autoSpaceDN w:val="0"/>
        <w:adjustRightInd w:val="0"/>
        <w:jc w:val="both"/>
        <w:rPr>
          <w:rFonts w:ascii="Arial" w:hAnsi="Arial" w:cs="Arial"/>
          <w:color w:val="000000"/>
        </w:rPr>
      </w:pPr>
      <w:r w:rsidRPr="006E52E9">
        <w:rPr>
          <w:rFonts w:ascii="Arial" w:hAnsi="Arial" w:cs="Arial"/>
          <w:color w:val="000000"/>
        </w:rPr>
        <w:t>(3) Inform crew members that their work involves certain health risks.</w:t>
      </w:r>
    </w:p>
    <w:p w:rsidR="00752FDA" w:rsidRPr="006E52E9" w:rsidRDefault="00752FDA" w:rsidP="00752FDA">
      <w:pPr>
        <w:autoSpaceDE w:val="0"/>
        <w:autoSpaceDN w:val="0"/>
        <w:adjustRightInd w:val="0"/>
        <w:jc w:val="both"/>
        <w:rPr>
          <w:rFonts w:ascii="Arial" w:hAnsi="Arial" w:cs="Arial"/>
          <w:color w:val="000000"/>
        </w:rPr>
      </w:pPr>
      <w:r w:rsidRPr="006E52E9">
        <w:rPr>
          <w:rFonts w:ascii="Arial" w:hAnsi="Arial" w:cs="Arial"/>
          <w:color w:val="000000"/>
        </w:rPr>
        <w:t>(4) Ensure that the working schedules for female crew members, once they have notified that they are pregnant, keep the equivalent dose to the fetus as low as can reasonably be achieved and in any case ensure that the dose does not exceed 1 mSv for the remainder of the pregnancy; and</w:t>
      </w:r>
    </w:p>
    <w:p w:rsidR="00752FDA" w:rsidRPr="006E52E9" w:rsidRDefault="00752FDA" w:rsidP="00752FDA">
      <w:pPr>
        <w:autoSpaceDE w:val="0"/>
        <w:autoSpaceDN w:val="0"/>
        <w:adjustRightInd w:val="0"/>
        <w:jc w:val="both"/>
        <w:rPr>
          <w:rFonts w:ascii="Arial" w:hAnsi="Arial" w:cs="Arial"/>
          <w:i/>
          <w:iCs/>
          <w:color w:val="0000FF"/>
        </w:rPr>
      </w:pPr>
      <w:r w:rsidRPr="006E52E9">
        <w:rPr>
          <w:rFonts w:ascii="Arial" w:hAnsi="Arial" w:cs="Arial"/>
          <w:color w:val="000000"/>
        </w:rPr>
        <w:t xml:space="preserve">(5) Ensure that individual records are kept for those crew members who are liable to high inflight exposure. These exposures are to be notified to the individual on an annual basis, and upon leaving the Company </w:t>
      </w:r>
      <w:r w:rsidRPr="006E52E9">
        <w:rPr>
          <w:rFonts w:ascii="Arial" w:hAnsi="Arial" w:cs="Arial"/>
          <w:i/>
          <w:iCs/>
        </w:rPr>
        <w:t>(refer to</w:t>
      </w:r>
      <w:r w:rsidRPr="006E52E9">
        <w:rPr>
          <w:rFonts w:ascii="Arial" w:hAnsi="Arial" w:cs="Arial"/>
        </w:rPr>
        <w:t xml:space="preserve"> </w:t>
      </w:r>
      <w:r w:rsidRPr="006E52E9">
        <w:rPr>
          <w:rFonts w:ascii="Arial" w:hAnsi="Arial" w:cs="Arial"/>
          <w:i/>
          <w:iCs/>
        </w:rPr>
        <w:t>6.3.3)</w:t>
      </w:r>
    </w:p>
    <w:p w:rsidR="00752FDA" w:rsidRPr="006E52E9" w:rsidRDefault="00752FDA" w:rsidP="00752FDA">
      <w:pPr>
        <w:pStyle w:val="Titre3"/>
        <w:jc w:val="both"/>
        <w:rPr>
          <w:rFonts w:cs="Arial"/>
          <w:sz w:val="22"/>
          <w:szCs w:val="22"/>
          <w:lang w:eastAsia="fr-FR"/>
        </w:rPr>
      </w:pPr>
      <w:bookmarkStart w:id="23" w:name="_Toc221695309"/>
      <w:r w:rsidRPr="006E52E9">
        <w:rPr>
          <w:rFonts w:cs="Arial"/>
          <w:sz w:val="22"/>
          <w:szCs w:val="22"/>
          <w:lang w:eastAsia="fr-FR"/>
        </w:rPr>
        <w:t>Assessment of Cosmic Radiation</w:t>
      </w:r>
      <w:bookmarkEnd w:id="23"/>
    </w:p>
    <w:p w:rsidR="00752FDA" w:rsidRPr="006E52E9" w:rsidRDefault="00752FDA" w:rsidP="00752FDA">
      <w:pPr>
        <w:jc w:val="both"/>
        <w:rPr>
          <w:rFonts w:ascii="Arial" w:hAnsi="Arial" w:cs="Arial"/>
        </w:rPr>
      </w:pPr>
      <w:r w:rsidRPr="006E52E9">
        <w:rPr>
          <w:rFonts w:ascii="Arial" w:hAnsi="Arial" w:cs="Arial"/>
        </w:rPr>
        <w:t>In-flight exposure depends on the route, altitude and aircraft type. However, on average, dose rates received will be in the order of:</w:t>
      </w:r>
    </w:p>
    <w:p w:rsidR="00752FDA" w:rsidRPr="006E52E9" w:rsidRDefault="00752FDA" w:rsidP="00752FDA">
      <w:pPr>
        <w:jc w:val="both"/>
        <w:rPr>
          <w:rFonts w:ascii="Arial" w:hAnsi="Arial" w:cs="Arial"/>
        </w:rPr>
      </w:pPr>
      <w:r w:rsidRPr="006E52E9">
        <w:rPr>
          <w:rFonts w:ascii="Arial" w:hAnsi="Arial" w:cs="Arial"/>
        </w:rPr>
        <w:t>− Long haul aircraft, 5 μSv per hour.</w:t>
      </w:r>
    </w:p>
    <w:p w:rsidR="00752FDA" w:rsidRPr="006E52E9" w:rsidRDefault="00752FDA" w:rsidP="00752FDA">
      <w:pPr>
        <w:jc w:val="both"/>
        <w:rPr>
          <w:rFonts w:ascii="Arial" w:hAnsi="Arial" w:cs="Arial"/>
        </w:rPr>
      </w:pPr>
      <w:r w:rsidRPr="006E52E9">
        <w:rPr>
          <w:rFonts w:ascii="Arial" w:hAnsi="Arial" w:cs="Arial"/>
        </w:rPr>
        <w:t>− Short haul aircraft, 1 to 3 μSv per hour depending on the altitude reach.</w:t>
      </w:r>
    </w:p>
    <w:p w:rsidR="00752FDA" w:rsidRPr="006E52E9" w:rsidRDefault="00752FDA" w:rsidP="00752FDA">
      <w:pPr>
        <w:jc w:val="both"/>
        <w:rPr>
          <w:rFonts w:ascii="Arial" w:hAnsi="Arial" w:cs="Arial"/>
        </w:rPr>
      </w:pPr>
      <w:r w:rsidRPr="006E52E9">
        <w:rPr>
          <w:rFonts w:ascii="Arial" w:hAnsi="Arial" w:cs="Arial"/>
        </w:rPr>
        <w:t>Assessment of exposure level can be determined by the method described below in table 1.</w:t>
      </w:r>
    </w:p>
    <w:p w:rsidR="00752FDA" w:rsidRPr="006E52E9" w:rsidRDefault="00752FDA" w:rsidP="00752FDA">
      <w:pPr>
        <w:jc w:val="both"/>
        <w:rPr>
          <w:rFonts w:ascii="Arial" w:hAnsi="Arial" w:cs="Arial"/>
        </w:rPr>
      </w:pPr>
      <w:r w:rsidRPr="006E52E9">
        <w:rPr>
          <w:rFonts w:ascii="Arial" w:hAnsi="Arial" w:cs="Arial"/>
        </w:rPr>
        <w:t>An interactive web version of CARI (Civil Aeromedical Institue ) can be run, at no charge, at the web site http://jag.cami.jccbi.gov./cariprofile.asp or using EPCARD model from Germany</w:t>
      </w:r>
    </w:p>
    <w:p w:rsidR="00752FDA" w:rsidRPr="006E52E9" w:rsidRDefault="008420D5" w:rsidP="00E7112A">
      <w:pPr>
        <w:jc w:val="both"/>
        <w:rPr>
          <w:rFonts w:ascii="Arial" w:hAnsi="Arial" w:cs="Arial"/>
        </w:rPr>
      </w:pPr>
      <w:hyperlink r:id="rId8" w:history="1">
        <w:r w:rsidR="00752FDA" w:rsidRPr="006E52E9">
          <w:rPr>
            <w:rStyle w:val="Lienhypertexte"/>
            <w:rFonts w:cs="Arial"/>
            <w:sz w:val="22"/>
            <w:shd w:val="clear" w:color="auto" w:fill="auto"/>
          </w:rPr>
          <w:t>http://www.helmholtz-muenchen.de/en/epcard-portal/epcard-home/index.html</w:t>
        </w:r>
      </w:hyperlink>
    </w:p>
    <w:p w:rsidR="00752FDA" w:rsidRPr="006E52E9" w:rsidRDefault="00752FDA" w:rsidP="00752FDA">
      <w:pPr>
        <w:jc w:val="both"/>
        <w:rPr>
          <w:rFonts w:ascii="Arial" w:hAnsi="Arial" w:cs="Arial"/>
          <w:b/>
          <w:bCs/>
        </w:rPr>
      </w:pPr>
    </w:p>
    <w:p w:rsidR="00752FDA" w:rsidRPr="006E52E9" w:rsidRDefault="00752FDA" w:rsidP="00752FDA">
      <w:pPr>
        <w:jc w:val="both"/>
        <w:rPr>
          <w:rFonts w:ascii="Arial" w:hAnsi="Arial" w:cs="Arial"/>
          <w:b/>
          <w:bCs/>
        </w:rPr>
      </w:pPr>
    </w:p>
    <w:p w:rsidR="00752FDA" w:rsidRPr="006E52E9" w:rsidRDefault="00752FDA" w:rsidP="00752FDA">
      <w:pPr>
        <w:jc w:val="both"/>
        <w:rPr>
          <w:rFonts w:ascii="Arial" w:hAnsi="Arial" w:cs="Arial"/>
          <w:b/>
          <w:bCs/>
        </w:rPr>
      </w:pPr>
    </w:p>
    <w:p w:rsidR="00752FDA" w:rsidRPr="006E52E9" w:rsidRDefault="00752FDA" w:rsidP="00752FDA">
      <w:pPr>
        <w:jc w:val="both"/>
        <w:rPr>
          <w:rFonts w:ascii="Arial" w:hAnsi="Arial" w:cs="Arial"/>
          <w:b/>
          <w:bCs/>
        </w:rPr>
      </w:pPr>
    </w:p>
    <w:p w:rsidR="00752FDA" w:rsidRPr="006E52E9" w:rsidRDefault="00752FDA" w:rsidP="00752FDA">
      <w:pPr>
        <w:jc w:val="both"/>
        <w:rPr>
          <w:rFonts w:ascii="Arial" w:hAnsi="Arial" w:cs="Arial"/>
          <w:b/>
          <w:bCs/>
        </w:rPr>
      </w:pPr>
    </w:p>
    <w:p w:rsidR="00752FDA" w:rsidRPr="006E52E9" w:rsidRDefault="00752FDA" w:rsidP="00752FDA">
      <w:pPr>
        <w:jc w:val="both"/>
        <w:rPr>
          <w:rFonts w:ascii="Arial" w:hAnsi="Arial" w:cs="Arial"/>
          <w:b/>
          <w:bCs/>
        </w:rPr>
      </w:pPr>
    </w:p>
    <w:p w:rsidR="00752FDA" w:rsidRPr="006E52E9" w:rsidRDefault="00752FDA" w:rsidP="00752FDA">
      <w:pPr>
        <w:jc w:val="both"/>
        <w:rPr>
          <w:rFonts w:ascii="Arial" w:hAnsi="Arial" w:cs="Arial"/>
          <w:b/>
          <w:bCs/>
        </w:rPr>
      </w:pPr>
    </w:p>
    <w:p w:rsidR="00752FDA" w:rsidRDefault="00752FDA" w:rsidP="00752FDA">
      <w:pPr>
        <w:jc w:val="both"/>
        <w:rPr>
          <w:rFonts w:ascii="Arial" w:hAnsi="Arial" w:cs="Arial"/>
          <w:b/>
          <w:bCs/>
        </w:rPr>
      </w:pPr>
    </w:p>
    <w:p w:rsidR="00B457E4" w:rsidRDefault="00B457E4" w:rsidP="00752FDA">
      <w:pPr>
        <w:jc w:val="both"/>
        <w:rPr>
          <w:rFonts w:ascii="Arial" w:hAnsi="Arial" w:cs="Arial"/>
          <w:b/>
          <w:bCs/>
        </w:rPr>
      </w:pPr>
    </w:p>
    <w:p w:rsidR="00B457E4" w:rsidRPr="006E52E9" w:rsidRDefault="00B457E4" w:rsidP="00752FDA">
      <w:pPr>
        <w:jc w:val="both"/>
        <w:rPr>
          <w:rFonts w:ascii="Arial" w:hAnsi="Arial" w:cs="Arial"/>
          <w:b/>
          <w:bCs/>
        </w:rPr>
      </w:pPr>
    </w:p>
    <w:p w:rsidR="00752FDA" w:rsidRPr="006E52E9" w:rsidRDefault="00752FDA" w:rsidP="00752FDA">
      <w:pPr>
        <w:jc w:val="both"/>
        <w:rPr>
          <w:rFonts w:ascii="Arial" w:hAnsi="Arial" w:cs="Arial"/>
        </w:rPr>
      </w:pPr>
      <w:r w:rsidRPr="006E52E9">
        <w:rPr>
          <w:rFonts w:ascii="Arial" w:hAnsi="Arial" w:cs="Arial"/>
          <w:b/>
          <w:bCs/>
        </w:rPr>
        <w:t>Table 1: Hours exposure for effective dose of 1 millisievert (mSv)</w:t>
      </w:r>
    </w:p>
    <w:tbl>
      <w:tblPr>
        <w:tblW w:w="0" w:type="auto"/>
        <w:tblInd w:w="217" w:type="dxa"/>
        <w:tblLayout w:type="fixed"/>
        <w:tblCellMar>
          <w:left w:w="0" w:type="dxa"/>
          <w:right w:w="0" w:type="dxa"/>
        </w:tblCellMar>
        <w:tblLook w:val="01E0"/>
      </w:tblPr>
      <w:tblGrid>
        <w:gridCol w:w="1657"/>
        <w:gridCol w:w="1504"/>
        <w:gridCol w:w="2108"/>
        <w:gridCol w:w="2096"/>
      </w:tblGrid>
      <w:tr w:rsidR="00752FDA" w:rsidRPr="006E52E9" w:rsidTr="00B457E4">
        <w:trPr>
          <w:trHeight w:hRule="exact" w:val="681"/>
        </w:trPr>
        <w:tc>
          <w:tcPr>
            <w:tcW w:w="1657" w:type="dxa"/>
            <w:tcBorders>
              <w:top w:val="single" w:sz="5" w:space="0" w:color="000000"/>
              <w:left w:val="single" w:sz="5" w:space="0" w:color="000000"/>
              <w:bottom w:val="single" w:sz="5" w:space="0" w:color="000000"/>
              <w:right w:val="single" w:sz="7" w:space="0" w:color="000000"/>
            </w:tcBorders>
          </w:tcPr>
          <w:p w:rsidR="00752FDA" w:rsidRPr="006E52E9" w:rsidRDefault="00752FDA" w:rsidP="003C5656">
            <w:pPr>
              <w:spacing w:before="8" w:line="100" w:lineRule="exact"/>
              <w:jc w:val="both"/>
              <w:rPr>
                <w:rFonts w:ascii="Arial" w:hAnsi="Arial" w:cs="Arial"/>
              </w:rPr>
            </w:pPr>
          </w:p>
          <w:p w:rsidR="00752FDA" w:rsidRPr="006E52E9" w:rsidRDefault="00752FDA" w:rsidP="003C5656">
            <w:pPr>
              <w:ind w:left="174"/>
              <w:jc w:val="both"/>
              <w:rPr>
                <w:rFonts w:ascii="Arial" w:eastAsia="Arial" w:hAnsi="Arial" w:cs="Arial"/>
              </w:rPr>
            </w:pPr>
            <w:r w:rsidRPr="006E52E9">
              <w:rPr>
                <w:rFonts w:ascii="Arial" w:eastAsia="Arial" w:hAnsi="Arial" w:cs="Arial"/>
                <w:b/>
                <w:spacing w:val="-3"/>
              </w:rPr>
              <w:t>A</w:t>
            </w:r>
            <w:r w:rsidRPr="006E52E9">
              <w:rPr>
                <w:rFonts w:ascii="Arial" w:eastAsia="Arial" w:hAnsi="Arial" w:cs="Arial"/>
                <w:b/>
              </w:rPr>
              <w:t>ltitude</w:t>
            </w:r>
            <w:r w:rsidRPr="006E52E9">
              <w:rPr>
                <w:rFonts w:ascii="Arial" w:eastAsia="Arial" w:hAnsi="Arial" w:cs="Arial"/>
                <w:b/>
                <w:spacing w:val="1"/>
              </w:rPr>
              <w:t xml:space="preserve"> </w:t>
            </w:r>
            <w:r w:rsidRPr="006E52E9">
              <w:rPr>
                <w:rFonts w:ascii="Arial" w:eastAsia="Arial" w:hAnsi="Arial" w:cs="Arial"/>
                <w:b/>
              </w:rPr>
              <w:t>(f</w:t>
            </w:r>
            <w:r w:rsidRPr="006E52E9">
              <w:rPr>
                <w:rFonts w:ascii="Arial" w:eastAsia="Arial" w:hAnsi="Arial" w:cs="Arial"/>
                <w:b/>
                <w:spacing w:val="1"/>
              </w:rPr>
              <w:t>ee</w:t>
            </w:r>
            <w:r w:rsidRPr="006E52E9">
              <w:rPr>
                <w:rFonts w:ascii="Arial" w:eastAsia="Arial" w:hAnsi="Arial" w:cs="Arial"/>
                <w:b/>
              </w:rPr>
              <w:t>t)</w:t>
            </w:r>
          </w:p>
        </w:tc>
        <w:tc>
          <w:tcPr>
            <w:tcW w:w="1504" w:type="dxa"/>
            <w:tcBorders>
              <w:top w:val="single" w:sz="5" w:space="0" w:color="000000"/>
              <w:left w:val="single" w:sz="7" w:space="0" w:color="000000"/>
              <w:bottom w:val="single" w:sz="5" w:space="0" w:color="000000"/>
              <w:right w:val="single" w:sz="7" w:space="0" w:color="000000"/>
            </w:tcBorders>
          </w:tcPr>
          <w:p w:rsidR="00752FDA" w:rsidRPr="006E52E9" w:rsidRDefault="00752FDA" w:rsidP="003C5656">
            <w:pPr>
              <w:spacing w:before="8" w:line="100" w:lineRule="exact"/>
              <w:jc w:val="both"/>
              <w:rPr>
                <w:rFonts w:ascii="Arial" w:hAnsi="Arial" w:cs="Arial"/>
              </w:rPr>
            </w:pPr>
          </w:p>
          <w:p w:rsidR="00752FDA" w:rsidRPr="006E52E9" w:rsidRDefault="00752FDA" w:rsidP="003C5656">
            <w:pPr>
              <w:ind w:left="131"/>
              <w:jc w:val="both"/>
              <w:rPr>
                <w:rFonts w:ascii="Arial" w:eastAsia="Arial" w:hAnsi="Arial" w:cs="Arial"/>
              </w:rPr>
            </w:pPr>
            <w:r w:rsidRPr="006E52E9">
              <w:rPr>
                <w:rFonts w:ascii="Arial" w:eastAsia="Arial" w:hAnsi="Arial" w:cs="Arial"/>
                <w:b/>
                <w:spacing w:val="-3"/>
              </w:rPr>
              <w:t>A</w:t>
            </w:r>
            <w:r w:rsidRPr="006E52E9">
              <w:rPr>
                <w:rFonts w:ascii="Arial" w:eastAsia="Arial" w:hAnsi="Arial" w:cs="Arial"/>
                <w:b/>
              </w:rPr>
              <w:t>ltitude</w:t>
            </w:r>
            <w:r w:rsidRPr="006E52E9">
              <w:rPr>
                <w:rFonts w:ascii="Arial" w:eastAsia="Arial" w:hAnsi="Arial" w:cs="Arial"/>
                <w:b/>
                <w:spacing w:val="1"/>
              </w:rPr>
              <w:t xml:space="preserve"> </w:t>
            </w:r>
            <w:r w:rsidRPr="006E52E9">
              <w:rPr>
                <w:rFonts w:ascii="Arial" w:eastAsia="Arial" w:hAnsi="Arial" w:cs="Arial"/>
                <w:b/>
              </w:rPr>
              <w:t>(</w:t>
            </w:r>
            <w:r w:rsidRPr="006E52E9">
              <w:rPr>
                <w:rFonts w:ascii="Arial" w:eastAsia="Arial" w:hAnsi="Arial" w:cs="Arial"/>
                <w:b/>
                <w:spacing w:val="1"/>
              </w:rPr>
              <w:t>km</w:t>
            </w:r>
            <w:r w:rsidRPr="006E52E9">
              <w:rPr>
                <w:rFonts w:ascii="Arial" w:eastAsia="Arial" w:hAnsi="Arial" w:cs="Arial"/>
                <w:b/>
              </w:rPr>
              <w:t>)</w:t>
            </w:r>
          </w:p>
        </w:tc>
        <w:tc>
          <w:tcPr>
            <w:tcW w:w="2108" w:type="dxa"/>
            <w:tcBorders>
              <w:top w:val="single" w:sz="5" w:space="0" w:color="000000"/>
              <w:left w:val="single" w:sz="7" w:space="0" w:color="000000"/>
              <w:bottom w:val="single" w:sz="5" w:space="0" w:color="000000"/>
              <w:right w:val="single" w:sz="7" w:space="0" w:color="000000"/>
            </w:tcBorders>
          </w:tcPr>
          <w:p w:rsidR="00752FDA" w:rsidRPr="006E52E9" w:rsidRDefault="00752FDA" w:rsidP="00752FDA">
            <w:pPr>
              <w:spacing w:before="15" w:line="180" w:lineRule="exact"/>
              <w:ind w:left="213" w:right="214"/>
              <w:jc w:val="both"/>
              <w:rPr>
                <w:rFonts w:ascii="Arial" w:eastAsia="Arial" w:hAnsi="Arial" w:cs="Arial"/>
              </w:rPr>
            </w:pPr>
            <w:r w:rsidRPr="006E52E9">
              <w:rPr>
                <w:rFonts w:ascii="Arial" w:eastAsia="Arial" w:hAnsi="Arial" w:cs="Arial"/>
                <w:b/>
                <w:position w:val="-1"/>
              </w:rPr>
              <w:t>Hours</w:t>
            </w:r>
            <w:r w:rsidRPr="006E52E9">
              <w:rPr>
                <w:rFonts w:ascii="Arial" w:eastAsia="Arial" w:hAnsi="Arial" w:cs="Arial"/>
                <w:b/>
                <w:spacing w:val="1"/>
                <w:position w:val="-1"/>
              </w:rPr>
              <w:t xml:space="preserve"> a</w:t>
            </w:r>
            <w:r w:rsidRPr="006E52E9">
              <w:rPr>
                <w:rFonts w:ascii="Arial" w:eastAsia="Arial" w:hAnsi="Arial" w:cs="Arial"/>
                <w:b/>
                <w:position w:val="-1"/>
              </w:rPr>
              <w:t>t</w:t>
            </w:r>
            <w:r w:rsidRPr="006E52E9">
              <w:rPr>
                <w:rFonts w:ascii="Arial" w:eastAsia="Arial" w:hAnsi="Arial" w:cs="Arial"/>
                <w:b/>
                <w:spacing w:val="1"/>
                <w:position w:val="-1"/>
              </w:rPr>
              <w:t xml:space="preserve"> </w:t>
            </w:r>
            <w:r w:rsidRPr="006E52E9">
              <w:rPr>
                <w:rFonts w:ascii="Arial" w:eastAsia="Arial" w:hAnsi="Arial" w:cs="Arial"/>
                <w:b/>
                <w:position w:val="-1"/>
              </w:rPr>
              <w:t>l</w:t>
            </w:r>
            <w:r w:rsidRPr="006E52E9">
              <w:rPr>
                <w:rFonts w:ascii="Arial" w:eastAsia="Arial" w:hAnsi="Arial" w:cs="Arial"/>
                <w:b/>
                <w:spacing w:val="1"/>
                <w:position w:val="-1"/>
              </w:rPr>
              <w:t>a</w:t>
            </w:r>
            <w:r w:rsidRPr="006E52E9">
              <w:rPr>
                <w:rFonts w:ascii="Arial" w:eastAsia="Arial" w:hAnsi="Arial" w:cs="Arial"/>
                <w:b/>
                <w:spacing w:val="-2"/>
                <w:position w:val="-1"/>
              </w:rPr>
              <w:t>t</w:t>
            </w:r>
            <w:r w:rsidRPr="006E52E9">
              <w:rPr>
                <w:rFonts w:ascii="Arial" w:eastAsia="Arial" w:hAnsi="Arial" w:cs="Arial"/>
                <w:b/>
                <w:position w:val="-1"/>
              </w:rPr>
              <w:t>itude</w:t>
            </w:r>
            <w:r w:rsidRPr="006E52E9">
              <w:rPr>
                <w:rFonts w:ascii="Arial" w:eastAsia="Arial" w:hAnsi="Arial" w:cs="Arial"/>
              </w:rPr>
              <w:t xml:space="preserve"> </w:t>
            </w:r>
            <w:r w:rsidRPr="006E52E9">
              <w:rPr>
                <w:rFonts w:ascii="Arial" w:eastAsia="Arial" w:hAnsi="Arial" w:cs="Arial"/>
                <w:b/>
                <w:spacing w:val="1"/>
                <w:position w:val="-1"/>
              </w:rPr>
              <w:t>6</w:t>
            </w:r>
            <w:r w:rsidRPr="006E52E9">
              <w:rPr>
                <w:rFonts w:ascii="Arial" w:eastAsia="Arial" w:hAnsi="Arial" w:cs="Arial"/>
                <w:b/>
                <w:spacing w:val="-2"/>
                <w:position w:val="-1"/>
              </w:rPr>
              <w:t>0</w:t>
            </w:r>
            <w:r w:rsidRPr="006E52E9">
              <w:rPr>
                <w:rFonts w:ascii="Arial" w:eastAsia="Arial" w:hAnsi="Arial" w:cs="Arial"/>
                <w:b/>
                <w:position w:val="9"/>
              </w:rPr>
              <w:t>o</w:t>
            </w:r>
            <w:r w:rsidRPr="006E52E9">
              <w:rPr>
                <w:rFonts w:ascii="Arial" w:eastAsia="Arial" w:hAnsi="Arial" w:cs="Arial"/>
                <w:b/>
                <w:spacing w:val="18"/>
                <w:position w:val="9"/>
              </w:rPr>
              <w:t xml:space="preserve"> </w:t>
            </w:r>
            <w:r w:rsidRPr="006E52E9">
              <w:rPr>
                <w:rFonts w:ascii="Arial" w:eastAsia="Arial" w:hAnsi="Arial" w:cs="Arial"/>
                <w:b/>
                <w:position w:val="-1"/>
              </w:rPr>
              <w:t>N</w:t>
            </w:r>
          </w:p>
        </w:tc>
        <w:tc>
          <w:tcPr>
            <w:tcW w:w="2096" w:type="dxa"/>
            <w:tcBorders>
              <w:top w:val="single" w:sz="5" w:space="0" w:color="000000"/>
              <w:left w:val="single" w:sz="7" w:space="0" w:color="000000"/>
              <w:bottom w:val="single" w:sz="5" w:space="0" w:color="000000"/>
              <w:right w:val="single" w:sz="5" w:space="0" w:color="000000"/>
            </w:tcBorders>
          </w:tcPr>
          <w:p w:rsidR="00752FDA" w:rsidRPr="006E52E9" w:rsidRDefault="00752FDA" w:rsidP="003C5656">
            <w:pPr>
              <w:spacing w:before="8" w:line="100" w:lineRule="exact"/>
              <w:jc w:val="both"/>
              <w:rPr>
                <w:rFonts w:ascii="Arial" w:hAnsi="Arial" w:cs="Arial"/>
              </w:rPr>
            </w:pPr>
          </w:p>
          <w:p w:rsidR="00752FDA" w:rsidRPr="006E52E9" w:rsidRDefault="00752FDA" w:rsidP="003C5656">
            <w:pPr>
              <w:ind w:left="237"/>
              <w:jc w:val="both"/>
              <w:rPr>
                <w:rFonts w:ascii="Arial" w:eastAsia="Arial" w:hAnsi="Arial" w:cs="Arial"/>
              </w:rPr>
            </w:pPr>
            <w:r w:rsidRPr="006E52E9">
              <w:rPr>
                <w:rFonts w:ascii="Arial" w:eastAsia="Arial" w:hAnsi="Arial" w:cs="Arial"/>
                <w:b/>
              </w:rPr>
              <w:t>Hours</w:t>
            </w:r>
            <w:r w:rsidRPr="006E52E9">
              <w:rPr>
                <w:rFonts w:ascii="Arial" w:eastAsia="Arial" w:hAnsi="Arial" w:cs="Arial"/>
                <w:b/>
                <w:spacing w:val="1"/>
              </w:rPr>
              <w:t xml:space="preserve"> a</w:t>
            </w:r>
            <w:r w:rsidRPr="006E52E9">
              <w:rPr>
                <w:rFonts w:ascii="Arial" w:eastAsia="Arial" w:hAnsi="Arial" w:cs="Arial"/>
                <w:b/>
              </w:rPr>
              <w:t>t</w:t>
            </w:r>
            <w:r w:rsidRPr="006E52E9">
              <w:rPr>
                <w:rFonts w:ascii="Arial" w:eastAsia="Arial" w:hAnsi="Arial" w:cs="Arial"/>
                <w:b/>
                <w:spacing w:val="1"/>
              </w:rPr>
              <w:t xml:space="preserve"> e</w:t>
            </w:r>
            <w:r w:rsidRPr="006E52E9">
              <w:rPr>
                <w:rFonts w:ascii="Arial" w:eastAsia="Arial" w:hAnsi="Arial" w:cs="Arial"/>
                <w:b/>
                <w:spacing w:val="-2"/>
              </w:rPr>
              <w:t>q</w:t>
            </w:r>
            <w:r w:rsidRPr="006E52E9">
              <w:rPr>
                <w:rFonts w:ascii="Arial" w:eastAsia="Arial" w:hAnsi="Arial" w:cs="Arial"/>
                <w:b/>
              </w:rPr>
              <w:t>u</w:t>
            </w:r>
            <w:r w:rsidRPr="006E52E9">
              <w:rPr>
                <w:rFonts w:ascii="Arial" w:eastAsia="Arial" w:hAnsi="Arial" w:cs="Arial"/>
                <w:b/>
                <w:spacing w:val="1"/>
              </w:rPr>
              <w:t>a</w:t>
            </w:r>
            <w:r w:rsidRPr="006E52E9">
              <w:rPr>
                <w:rFonts w:ascii="Arial" w:eastAsia="Arial" w:hAnsi="Arial" w:cs="Arial"/>
                <w:b/>
              </w:rPr>
              <w:t>tor</w:t>
            </w:r>
          </w:p>
        </w:tc>
      </w:tr>
      <w:tr w:rsidR="00752FDA" w:rsidRPr="006E52E9" w:rsidTr="00B457E4">
        <w:trPr>
          <w:trHeight w:hRule="exact" w:val="339"/>
        </w:trPr>
        <w:tc>
          <w:tcPr>
            <w:tcW w:w="1657" w:type="dxa"/>
            <w:tcBorders>
              <w:top w:val="single" w:sz="5" w:space="0" w:color="000000"/>
              <w:left w:val="single" w:sz="5" w:space="0" w:color="000000"/>
              <w:bottom w:val="single" w:sz="7" w:space="0" w:color="000000"/>
              <w:right w:val="single" w:sz="7" w:space="0" w:color="000000"/>
            </w:tcBorders>
          </w:tcPr>
          <w:p w:rsidR="00752FDA" w:rsidRPr="006E52E9" w:rsidRDefault="00752FDA" w:rsidP="003C5656">
            <w:pPr>
              <w:spacing w:before="10" w:line="200" w:lineRule="exact"/>
              <w:ind w:left="478"/>
              <w:jc w:val="both"/>
              <w:rPr>
                <w:rFonts w:ascii="Arial" w:eastAsia="Arial" w:hAnsi="Arial" w:cs="Arial"/>
              </w:rPr>
            </w:pPr>
            <w:r w:rsidRPr="006E52E9">
              <w:rPr>
                <w:rFonts w:ascii="Arial" w:eastAsia="Arial" w:hAnsi="Arial" w:cs="Arial"/>
                <w:spacing w:val="1"/>
              </w:rPr>
              <w:t>2</w:t>
            </w:r>
            <w:r w:rsidRPr="006E52E9">
              <w:rPr>
                <w:rFonts w:ascii="Arial" w:eastAsia="Arial" w:hAnsi="Arial" w:cs="Arial"/>
              </w:rPr>
              <w:t>7</w:t>
            </w:r>
            <w:r w:rsidRPr="006E52E9">
              <w:rPr>
                <w:rFonts w:ascii="Arial" w:eastAsia="Arial" w:hAnsi="Arial" w:cs="Arial"/>
                <w:spacing w:val="1"/>
              </w:rPr>
              <w:t xml:space="preserve"> 0</w:t>
            </w:r>
            <w:r w:rsidRPr="006E52E9">
              <w:rPr>
                <w:rFonts w:ascii="Arial" w:eastAsia="Arial" w:hAnsi="Arial" w:cs="Arial"/>
                <w:spacing w:val="-2"/>
              </w:rPr>
              <w:t>00</w:t>
            </w:r>
          </w:p>
        </w:tc>
        <w:tc>
          <w:tcPr>
            <w:tcW w:w="1504" w:type="dxa"/>
            <w:tcBorders>
              <w:top w:val="single" w:sz="5" w:space="0" w:color="000000"/>
              <w:left w:val="single" w:sz="7" w:space="0" w:color="000000"/>
              <w:bottom w:val="single" w:sz="7" w:space="0" w:color="000000"/>
              <w:right w:val="single" w:sz="7" w:space="0" w:color="000000"/>
            </w:tcBorders>
          </w:tcPr>
          <w:p w:rsidR="00752FDA" w:rsidRPr="006E52E9" w:rsidRDefault="00752FDA" w:rsidP="003C5656">
            <w:pPr>
              <w:spacing w:before="10" w:line="200" w:lineRule="exact"/>
              <w:ind w:left="472" w:right="469"/>
              <w:jc w:val="both"/>
              <w:rPr>
                <w:rFonts w:ascii="Arial" w:eastAsia="Arial" w:hAnsi="Arial" w:cs="Arial"/>
              </w:rPr>
            </w:pPr>
            <w:r w:rsidRPr="006E52E9">
              <w:rPr>
                <w:rFonts w:ascii="Arial" w:eastAsia="Arial" w:hAnsi="Arial" w:cs="Arial"/>
                <w:spacing w:val="1"/>
              </w:rPr>
              <w:t>8</w:t>
            </w:r>
            <w:r w:rsidRPr="006E52E9">
              <w:rPr>
                <w:rFonts w:ascii="Arial" w:eastAsia="Arial" w:hAnsi="Arial" w:cs="Arial"/>
              </w:rPr>
              <w:t>.</w:t>
            </w:r>
            <w:r w:rsidRPr="006E52E9">
              <w:rPr>
                <w:rFonts w:ascii="Arial" w:eastAsia="Arial" w:hAnsi="Arial" w:cs="Arial"/>
                <w:spacing w:val="1"/>
              </w:rPr>
              <w:t>23</w:t>
            </w:r>
          </w:p>
        </w:tc>
        <w:tc>
          <w:tcPr>
            <w:tcW w:w="2108" w:type="dxa"/>
            <w:tcBorders>
              <w:top w:val="single" w:sz="5" w:space="0" w:color="000000"/>
              <w:left w:val="single" w:sz="7" w:space="0" w:color="000000"/>
              <w:bottom w:val="single" w:sz="7" w:space="0" w:color="000000"/>
              <w:right w:val="single" w:sz="7" w:space="0" w:color="000000"/>
            </w:tcBorders>
          </w:tcPr>
          <w:p w:rsidR="00752FDA" w:rsidRPr="006E52E9" w:rsidRDefault="00752FDA" w:rsidP="003C5656">
            <w:pPr>
              <w:spacing w:before="10" w:line="200" w:lineRule="exact"/>
              <w:ind w:left="774" w:right="772"/>
              <w:jc w:val="both"/>
              <w:rPr>
                <w:rFonts w:ascii="Arial" w:eastAsia="Arial" w:hAnsi="Arial" w:cs="Arial"/>
              </w:rPr>
            </w:pPr>
            <w:r w:rsidRPr="006E52E9">
              <w:rPr>
                <w:rFonts w:ascii="Arial" w:eastAsia="Arial" w:hAnsi="Arial" w:cs="Arial"/>
                <w:spacing w:val="1"/>
              </w:rPr>
              <w:t>630</w:t>
            </w:r>
          </w:p>
        </w:tc>
        <w:tc>
          <w:tcPr>
            <w:tcW w:w="2096" w:type="dxa"/>
            <w:tcBorders>
              <w:top w:val="single" w:sz="5" w:space="0" w:color="000000"/>
              <w:left w:val="single" w:sz="7" w:space="0" w:color="000000"/>
              <w:bottom w:val="single" w:sz="7" w:space="0" w:color="000000"/>
              <w:right w:val="single" w:sz="5" w:space="0" w:color="000000"/>
            </w:tcBorders>
          </w:tcPr>
          <w:p w:rsidR="00752FDA" w:rsidRPr="006E52E9" w:rsidRDefault="00752FDA" w:rsidP="003C5656">
            <w:pPr>
              <w:spacing w:before="10" w:line="200" w:lineRule="exact"/>
              <w:ind w:left="722" w:right="716"/>
              <w:jc w:val="both"/>
              <w:rPr>
                <w:rFonts w:ascii="Arial" w:eastAsia="Arial" w:hAnsi="Arial" w:cs="Arial"/>
              </w:rPr>
            </w:pPr>
            <w:r w:rsidRPr="006E52E9">
              <w:rPr>
                <w:rFonts w:ascii="Arial" w:eastAsia="Arial" w:hAnsi="Arial" w:cs="Arial"/>
                <w:spacing w:val="1"/>
              </w:rPr>
              <w:t>1330</w:t>
            </w:r>
          </w:p>
        </w:tc>
      </w:tr>
      <w:tr w:rsidR="00752FDA" w:rsidRPr="006E52E9" w:rsidTr="00B457E4">
        <w:trPr>
          <w:trHeight w:hRule="exact" w:val="343"/>
        </w:trPr>
        <w:tc>
          <w:tcPr>
            <w:tcW w:w="1657" w:type="dxa"/>
            <w:tcBorders>
              <w:top w:val="single" w:sz="7" w:space="0" w:color="000000"/>
              <w:left w:val="single" w:sz="5" w:space="0" w:color="000000"/>
              <w:bottom w:val="single" w:sz="7" w:space="0" w:color="000000"/>
              <w:right w:val="single" w:sz="7" w:space="0" w:color="000000"/>
            </w:tcBorders>
          </w:tcPr>
          <w:p w:rsidR="00752FDA" w:rsidRPr="006E52E9" w:rsidRDefault="00752FDA" w:rsidP="003C5656">
            <w:pPr>
              <w:spacing w:line="200" w:lineRule="exact"/>
              <w:ind w:left="478"/>
              <w:jc w:val="both"/>
              <w:rPr>
                <w:rFonts w:ascii="Arial" w:eastAsia="Arial" w:hAnsi="Arial" w:cs="Arial"/>
              </w:rPr>
            </w:pPr>
            <w:r w:rsidRPr="006E52E9">
              <w:rPr>
                <w:rFonts w:ascii="Arial" w:eastAsia="Arial" w:hAnsi="Arial" w:cs="Arial"/>
                <w:spacing w:val="1"/>
              </w:rPr>
              <w:t>3</w:t>
            </w:r>
            <w:r w:rsidRPr="006E52E9">
              <w:rPr>
                <w:rFonts w:ascii="Arial" w:eastAsia="Arial" w:hAnsi="Arial" w:cs="Arial"/>
              </w:rPr>
              <w:t>0</w:t>
            </w:r>
            <w:r w:rsidRPr="006E52E9">
              <w:rPr>
                <w:rFonts w:ascii="Arial" w:eastAsia="Arial" w:hAnsi="Arial" w:cs="Arial"/>
                <w:spacing w:val="1"/>
              </w:rPr>
              <w:t xml:space="preserve"> 0</w:t>
            </w:r>
            <w:r w:rsidRPr="006E52E9">
              <w:rPr>
                <w:rFonts w:ascii="Arial" w:eastAsia="Arial" w:hAnsi="Arial" w:cs="Arial"/>
                <w:spacing w:val="-2"/>
              </w:rPr>
              <w:t>00</w:t>
            </w:r>
          </w:p>
        </w:tc>
        <w:tc>
          <w:tcPr>
            <w:tcW w:w="1504"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472" w:right="469"/>
              <w:jc w:val="both"/>
              <w:rPr>
                <w:rFonts w:ascii="Arial" w:eastAsia="Arial" w:hAnsi="Arial" w:cs="Arial"/>
              </w:rPr>
            </w:pPr>
            <w:r w:rsidRPr="006E52E9">
              <w:rPr>
                <w:rFonts w:ascii="Arial" w:eastAsia="Arial" w:hAnsi="Arial" w:cs="Arial"/>
                <w:spacing w:val="1"/>
              </w:rPr>
              <w:t>9</w:t>
            </w:r>
            <w:r w:rsidRPr="006E52E9">
              <w:rPr>
                <w:rFonts w:ascii="Arial" w:eastAsia="Arial" w:hAnsi="Arial" w:cs="Arial"/>
              </w:rPr>
              <w:t>.</w:t>
            </w:r>
            <w:r w:rsidRPr="006E52E9">
              <w:rPr>
                <w:rFonts w:ascii="Arial" w:eastAsia="Arial" w:hAnsi="Arial" w:cs="Arial"/>
                <w:spacing w:val="1"/>
              </w:rPr>
              <w:t>14</w:t>
            </w:r>
          </w:p>
        </w:tc>
        <w:tc>
          <w:tcPr>
            <w:tcW w:w="2108"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774" w:right="772"/>
              <w:jc w:val="both"/>
              <w:rPr>
                <w:rFonts w:ascii="Arial" w:eastAsia="Arial" w:hAnsi="Arial" w:cs="Arial"/>
              </w:rPr>
            </w:pPr>
            <w:r w:rsidRPr="006E52E9">
              <w:rPr>
                <w:rFonts w:ascii="Arial" w:eastAsia="Arial" w:hAnsi="Arial" w:cs="Arial"/>
                <w:spacing w:val="1"/>
              </w:rPr>
              <w:t>440</w:t>
            </w:r>
          </w:p>
        </w:tc>
        <w:tc>
          <w:tcPr>
            <w:tcW w:w="2096" w:type="dxa"/>
            <w:tcBorders>
              <w:top w:val="single" w:sz="7" w:space="0" w:color="000000"/>
              <w:left w:val="single" w:sz="7" w:space="0" w:color="000000"/>
              <w:bottom w:val="single" w:sz="7" w:space="0" w:color="000000"/>
              <w:right w:val="single" w:sz="5" w:space="0" w:color="000000"/>
            </w:tcBorders>
          </w:tcPr>
          <w:p w:rsidR="00752FDA" w:rsidRPr="006E52E9" w:rsidRDefault="00752FDA" w:rsidP="003C5656">
            <w:pPr>
              <w:spacing w:line="200" w:lineRule="exact"/>
              <w:ind w:left="772" w:right="767"/>
              <w:jc w:val="both"/>
              <w:rPr>
                <w:rFonts w:ascii="Arial" w:eastAsia="Arial" w:hAnsi="Arial" w:cs="Arial"/>
              </w:rPr>
            </w:pPr>
            <w:r w:rsidRPr="006E52E9">
              <w:rPr>
                <w:rFonts w:ascii="Arial" w:eastAsia="Arial" w:hAnsi="Arial" w:cs="Arial"/>
                <w:spacing w:val="1"/>
              </w:rPr>
              <w:t>980</w:t>
            </w:r>
          </w:p>
        </w:tc>
      </w:tr>
      <w:tr w:rsidR="00752FDA" w:rsidRPr="006E52E9" w:rsidTr="00B457E4">
        <w:trPr>
          <w:trHeight w:hRule="exact" w:val="326"/>
        </w:trPr>
        <w:tc>
          <w:tcPr>
            <w:tcW w:w="1657" w:type="dxa"/>
            <w:tcBorders>
              <w:top w:val="single" w:sz="7" w:space="0" w:color="000000"/>
              <w:left w:val="single" w:sz="5" w:space="0" w:color="000000"/>
              <w:bottom w:val="single" w:sz="7" w:space="0" w:color="000000"/>
              <w:right w:val="single" w:sz="7" w:space="0" w:color="000000"/>
            </w:tcBorders>
          </w:tcPr>
          <w:p w:rsidR="00752FDA" w:rsidRPr="006E52E9" w:rsidRDefault="00752FDA" w:rsidP="003C5656">
            <w:pPr>
              <w:spacing w:line="200" w:lineRule="exact"/>
              <w:ind w:left="478"/>
              <w:jc w:val="both"/>
              <w:rPr>
                <w:rFonts w:ascii="Arial" w:eastAsia="Arial" w:hAnsi="Arial" w:cs="Arial"/>
              </w:rPr>
            </w:pPr>
            <w:r w:rsidRPr="006E52E9">
              <w:rPr>
                <w:rFonts w:ascii="Arial" w:eastAsia="Arial" w:hAnsi="Arial" w:cs="Arial"/>
                <w:spacing w:val="1"/>
              </w:rPr>
              <w:t>3</w:t>
            </w:r>
            <w:r w:rsidRPr="006E52E9">
              <w:rPr>
                <w:rFonts w:ascii="Arial" w:eastAsia="Arial" w:hAnsi="Arial" w:cs="Arial"/>
              </w:rPr>
              <w:t>3</w:t>
            </w:r>
            <w:r w:rsidRPr="006E52E9">
              <w:rPr>
                <w:rFonts w:ascii="Arial" w:eastAsia="Arial" w:hAnsi="Arial" w:cs="Arial"/>
                <w:spacing w:val="1"/>
              </w:rPr>
              <w:t xml:space="preserve"> 0</w:t>
            </w:r>
            <w:r w:rsidRPr="006E52E9">
              <w:rPr>
                <w:rFonts w:ascii="Arial" w:eastAsia="Arial" w:hAnsi="Arial" w:cs="Arial"/>
                <w:spacing w:val="-2"/>
              </w:rPr>
              <w:t>00</w:t>
            </w:r>
          </w:p>
        </w:tc>
        <w:tc>
          <w:tcPr>
            <w:tcW w:w="1504"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455"/>
              <w:jc w:val="both"/>
              <w:rPr>
                <w:rFonts w:ascii="Arial" w:eastAsia="Arial" w:hAnsi="Arial" w:cs="Arial"/>
              </w:rPr>
            </w:pPr>
            <w:r w:rsidRPr="006E52E9">
              <w:rPr>
                <w:rFonts w:ascii="Arial" w:eastAsia="Arial" w:hAnsi="Arial" w:cs="Arial"/>
                <w:spacing w:val="1"/>
              </w:rPr>
              <w:t>10</w:t>
            </w:r>
            <w:r w:rsidRPr="006E52E9">
              <w:rPr>
                <w:rFonts w:ascii="Arial" w:eastAsia="Arial" w:hAnsi="Arial" w:cs="Arial"/>
              </w:rPr>
              <w:t>.</w:t>
            </w:r>
            <w:r w:rsidRPr="006E52E9">
              <w:rPr>
                <w:rFonts w:ascii="Arial" w:eastAsia="Arial" w:hAnsi="Arial" w:cs="Arial"/>
                <w:spacing w:val="1"/>
              </w:rPr>
              <w:t>06</w:t>
            </w:r>
          </w:p>
        </w:tc>
        <w:tc>
          <w:tcPr>
            <w:tcW w:w="2108"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774" w:right="772"/>
              <w:jc w:val="both"/>
              <w:rPr>
                <w:rFonts w:ascii="Arial" w:eastAsia="Arial" w:hAnsi="Arial" w:cs="Arial"/>
              </w:rPr>
            </w:pPr>
            <w:r w:rsidRPr="006E52E9">
              <w:rPr>
                <w:rFonts w:ascii="Arial" w:eastAsia="Arial" w:hAnsi="Arial" w:cs="Arial"/>
                <w:spacing w:val="1"/>
              </w:rPr>
              <w:t>320</w:t>
            </w:r>
          </w:p>
        </w:tc>
        <w:tc>
          <w:tcPr>
            <w:tcW w:w="2096" w:type="dxa"/>
            <w:tcBorders>
              <w:top w:val="single" w:sz="7" w:space="0" w:color="000000"/>
              <w:left w:val="single" w:sz="7" w:space="0" w:color="000000"/>
              <w:bottom w:val="single" w:sz="7" w:space="0" w:color="000000"/>
              <w:right w:val="single" w:sz="5" w:space="0" w:color="000000"/>
            </w:tcBorders>
          </w:tcPr>
          <w:p w:rsidR="00752FDA" w:rsidRPr="006E52E9" w:rsidRDefault="00752FDA" w:rsidP="003C5656">
            <w:pPr>
              <w:spacing w:line="200" w:lineRule="exact"/>
              <w:ind w:left="772" w:right="767"/>
              <w:jc w:val="both"/>
              <w:rPr>
                <w:rFonts w:ascii="Arial" w:eastAsia="Arial" w:hAnsi="Arial" w:cs="Arial"/>
              </w:rPr>
            </w:pPr>
            <w:r w:rsidRPr="006E52E9">
              <w:rPr>
                <w:rFonts w:ascii="Arial" w:eastAsia="Arial" w:hAnsi="Arial" w:cs="Arial"/>
                <w:spacing w:val="1"/>
              </w:rPr>
              <w:t>750</w:t>
            </w:r>
          </w:p>
        </w:tc>
      </w:tr>
      <w:tr w:rsidR="00752FDA" w:rsidRPr="006E52E9" w:rsidTr="00B457E4">
        <w:trPr>
          <w:trHeight w:hRule="exact" w:val="329"/>
        </w:trPr>
        <w:tc>
          <w:tcPr>
            <w:tcW w:w="1657" w:type="dxa"/>
            <w:tcBorders>
              <w:top w:val="single" w:sz="7" w:space="0" w:color="000000"/>
              <w:left w:val="single" w:sz="5" w:space="0" w:color="000000"/>
              <w:bottom w:val="single" w:sz="7" w:space="0" w:color="000000"/>
              <w:right w:val="single" w:sz="7" w:space="0" w:color="000000"/>
            </w:tcBorders>
          </w:tcPr>
          <w:p w:rsidR="00752FDA" w:rsidRPr="006E52E9" w:rsidRDefault="00752FDA" w:rsidP="003C5656">
            <w:pPr>
              <w:spacing w:line="200" w:lineRule="exact"/>
              <w:ind w:left="478"/>
              <w:jc w:val="both"/>
              <w:rPr>
                <w:rFonts w:ascii="Arial" w:eastAsia="Arial" w:hAnsi="Arial" w:cs="Arial"/>
              </w:rPr>
            </w:pPr>
            <w:r w:rsidRPr="006E52E9">
              <w:rPr>
                <w:rFonts w:ascii="Arial" w:eastAsia="Arial" w:hAnsi="Arial" w:cs="Arial"/>
                <w:spacing w:val="1"/>
              </w:rPr>
              <w:t>3</w:t>
            </w:r>
            <w:r w:rsidRPr="006E52E9">
              <w:rPr>
                <w:rFonts w:ascii="Arial" w:eastAsia="Arial" w:hAnsi="Arial" w:cs="Arial"/>
              </w:rPr>
              <w:t>6</w:t>
            </w:r>
            <w:r w:rsidRPr="006E52E9">
              <w:rPr>
                <w:rFonts w:ascii="Arial" w:eastAsia="Arial" w:hAnsi="Arial" w:cs="Arial"/>
                <w:spacing w:val="1"/>
              </w:rPr>
              <w:t xml:space="preserve"> 0</w:t>
            </w:r>
            <w:r w:rsidRPr="006E52E9">
              <w:rPr>
                <w:rFonts w:ascii="Arial" w:eastAsia="Arial" w:hAnsi="Arial" w:cs="Arial"/>
                <w:spacing w:val="-2"/>
              </w:rPr>
              <w:t>00</w:t>
            </w:r>
          </w:p>
        </w:tc>
        <w:tc>
          <w:tcPr>
            <w:tcW w:w="1504"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455"/>
              <w:jc w:val="both"/>
              <w:rPr>
                <w:rFonts w:ascii="Arial" w:eastAsia="Arial" w:hAnsi="Arial" w:cs="Arial"/>
              </w:rPr>
            </w:pPr>
            <w:r w:rsidRPr="006E52E9">
              <w:rPr>
                <w:rFonts w:ascii="Arial" w:eastAsia="Arial" w:hAnsi="Arial" w:cs="Arial"/>
                <w:spacing w:val="1"/>
              </w:rPr>
              <w:t>10</w:t>
            </w:r>
            <w:r w:rsidRPr="006E52E9">
              <w:rPr>
                <w:rFonts w:ascii="Arial" w:eastAsia="Arial" w:hAnsi="Arial" w:cs="Arial"/>
              </w:rPr>
              <w:t>.</w:t>
            </w:r>
            <w:r w:rsidRPr="006E52E9">
              <w:rPr>
                <w:rFonts w:ascii="Arial" w:eastAsia="Arial" w:hAnsi="Arial" w:cs="Arial"/>
                <w:spacing w:val="1"/>
              </w:rPr>
              <w:t>97</w:t>
            </w:r>
          </w:p>
        </w:tc>
        <w:tc>
          <w:tcPr>
            <w:tcW w:w="2108"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774" w:right="772"/>
              <w:jc w:val="both"/>
              <w:rPr>
                <w:rFonts w:ascii="Arial" w:eastAsia="Arial" w:hAnsi="Arial" w:cs="Arial"/>
              </w:rPr>
            </w:pPr>
            <w:r w:rsidRPr="006E52E9">
              <w:rPr>
                <w:rFonts w:ascii="Arial" w:eastAsia="Arial" w:hAnsi="Arial" w:cs="Arial"/>
                <w:spacing w:val="1"/>
              </w:rPr>
              <w:t>250</w:t>
            </w:r>
          </w:p>
        </w:tc>
        <w:tc>
          <w:tcPr>
            <w:tcW w:w="2096" w:type="dxa"/>
            <w:tcBorders>
              <w:top w:val="single" w:sz="7" w:space="0" w:color="000000"/>
              <w:left w:val="single" w:sz="7" w:space="0" w:color="000000"/>
              <w:bottom w:val="single" w:sz="7" w:space="0" w:color="000000"/>
              <w:right w:val="single" w:sz="5" w:space="0" w:color="000000"/>
            </w:tcBorders>
          </w:tcPr>
          <w:p w:rsidR="00752FDA" w:rsidRPr="006E52E9" w:rsidRDefault="00752FDA" w:rsidP="003C5656">
            <w:pPr>
              <w:spacing w:line="200" w:lineRule="exact"/>
              <w:ind w:left="772" w:right="767"/>
              <w:jc w:val="both"/>
              <w:rPr>
                <w:rFonts w:ascii="Arial" w:eastAsia="Arial" w:hAnsi="Arial" w:cs="Arial"/>
              </w:rPr>
            </w:pPr>
            <w:r w:rsidRPr="006E52E9">
              <w:rPr>
                <w:rFonts w:ascii="Arial" w:eastAsia="Arial" w:hAnsi="Arial" w:cs="Arial"/>
                <w:spacing w:val="1"/>
              </w:rPr>
              <w:t>600</w:t>
            </w:r>
          </w:p>
        </w:tc>
      </w:tr>
      <w:tr w:rsidR="00752FDA" w:rsidRPr="006E52E9" w:rsidTr="00B457E4">
        <w:trPr>
          <w:trHeight w:hRule="exact" w:val="326"/>
        </w:trPr>
        <w:tc>
          <w:tcPr>
            <w:tcW w:w="1657" w:type="dxa"/>
            <w:tcBorders>
              <w:top w:val="single" w:sz="7" w:space="0" w:color="000000"/>
              <w:left w:val="single" w:sz="5" w:space="0" w:color="000000"/>
              <w:bottom w:val="single" w:sz="7" w:space="0" w:color="000000"/>
              <w:right w:val="single" w:sz="7" w:space="0" w:color="000000"/>
            </w:tcBorders>
          </w:tcPr>
          <w:p w:rsidR="00752FDA" w:rsidRPr="006E52E9" w:rsidRDefault="00752FDA" w:rsidP="003C5656">
            <w:pPr>
              <w:spacing w:line="200" w:lineRule="exact"/>
              <w:ind w:left="478"/>
              <w:jc w:val="both"/>
              <w:rPr>
                <w:rFonts w:ascii="Arial" w:eastAsia="Arial" w:hAnsi="Arial" w:cs="Arial"/>
              </w:rPr>
            </w:pPr>
            <w:r w:rsidRPr="006E52E9">
              <w:rPr>
                <w:rFonts w:ascii="Arial" w:eastAsia="Arial" w:hAnsi="Arial" w:cs="Arial"/>
                <w:spacing w:val="1"/>
              </w:rPr>
              <w:t>3</w:t>
            </w:r>
            <w:r w:rsidRPr="006E52E9">
              <w:rPr>
                <w:rFonts w:ascii="Arial" w:eastAsia="Arial" w:hAnsi="Arial" w:cs="Arial"/>
              </w:rPr>
              <w:t>9</w:t>
            </w:r>
            <w:r w:rsidRPr="006E52E9">
              <w:rPr>
                <w:rFonts w:ascii="Arial" w:eastAsia="Arial" w:hAnsi="Arial" w:cs="Arial"/>
                <w:spacing w:val="1"/>
              </w:rPr>
              <w:t xml:space="preserve"> 0</w:t>
            </w:r>
            <w:r w:rsidRPr="006E52E9">
              <w:rPr>
                <w:rFonts w:ascii="Arial" w:eastAsia="Arial" w:hAnsi="Arial" w:cs="Arial"/>
                <w:spacing w:val="-2"/>
              </w:rPr>
              <w:t>00</w:t>
            </w:r>
          </w:p>
        </w:tc>
        <w:tc>
          <w:tcPr>
            <w:tcW w:w="1504"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455"/>
              <w:jc w:val="both"/>
              <w:rPr>
                <w:rFonts w:ascii="Arial" w:eastAsia="Arial" w:hAnsi="Arial" w:cs="Arial"/>
              </w:rPr>
            </w:pPr>
            <w:r w:rsidRPr="006E52E9">
              <w:rPr>
                <w:rFonts w:ascii="Arial" w:eastAsia="Arial" w:hAnsi="Arial" w:cs="Arial"/>
                <w:spacing w:val="1"/>
              </w:rPr>
              <w:t>11</w:t>
            </w:r>
            <w:r w:rsidRPr="006E52E9">
              <w:rPr>
                <w:rFonts w:ascii="Arial" w:eastAsia="Arial" w:hAnsi="Arial" w:cs="Arial"/>
              </w:rPr>
              <w:t>.</w:t>
            </w:r>
            <w:r w:rsidRPr="006E52E9">
              <w:rPr>
                <w:rFonts w:ascii="Arial" w:eastAsia="Arial" w:hAnsi="Arial" w:cs="Arial"/>
                <w:spacing w:val="1"/>
              </w:rPr>
              <w:t>89</w:t>
            </w:r>
          </w:p>
        </w:tc>
        <w:tc>
          <w:tcPr>
            <w:tcW w:w="2108"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774" w:right="772"/>
              <w:jc w:val="both"/>
              <w:rPr>
                <w:rFonts w:ascii="Arial" w:eastAsia="Arial" w:hAnsi="Arial" w:cs="Arial"/>
              </w:rPr>
            </w:pPr>
            <w:r w:rsidRPr="006E52E9">
              <w:rPr>
                <w:rFonts w:ascii="Arial" w:eastAsia="Arial" w:hAnsi="Arial" w:cs="Arial"/>
                <w:spacing w:val="1"/>
              </w:rPr>
              <w:t>200</w:t>
            </w:r>
          </w:p>
        </w:tc>
        <w:tc>
          <w:tcPr>
            <w:tcW w:w="2096" w:type="dxa"/>
            <w:tcBorders>
              <w:top w:val="single" w:sz="7" w:space="0" w:color="000000"/>
              <w:left w:val="single" w:sz="7" w:space="0" w:color="000000"/>
              <w:bottom w:val="single" w:sz="7" w:space="0" w:color="000000"/>
              <w:right w:val="single" w:sz="5" w:space="0" w:color="000000"/>
            </w:tcBorders>
          </w:tcPr>
          <w:p w:rsidR="00752FDA" w:rsidRPr="006E52E9" w:rsidRDefault="00752FDA" w:rsidP="003C5656">
            <w:pPr>
              <w:spacing w:line="200" w:lineRule="exact"/>
              <w:ind w:left="772" w:right="767"/>
              <w:jc w:val="both"/>
              <w:rPr>
                <w:rFonts w:ascii="Arial" w:eastAsia="Arial" w:hAnsi="Arial" w:cs="Arial"/>
              </w:rPr>
            </w:pPr>
            <w:r w:rsidRPr="006E52E9">
              <w:rPr>
                <w:rFonts w:ascii="Arial" w:eastAsia="Arial" w:hAnsi="Arial" w:cs="Arial"/>
                <w:spacing w:val="1"/>
              </w:rPr>
              <w:t>490</w:t>
            </w:r>
          </w:p>
        </w:tc>
      </w:tr>
      <w:tr w:rsidR="00752FDA" w:rsidRPr="006E52E9" w:rsidTr="00B457E4">
        <w:trPr>
          <w:trHeight w:hRule="exact" w:val="329"/>
        </w:trPr>
        <w:tc>
          <w:tcPr>
            <w:tcW w:w="1657" w:type="dxa"/>
            <w:tcBorders>
              <w:top w:val="single" w:sz="7" w:space="0" w:color="000000"/>
              <w:left w:val="single" w:sz="5" w:space="0" w:color="000000"/>
              <w:bottom w:val="single" w:sz="7" w:space="0" w:color="000000"/>
              <w:right w:val="single" w:sz="7" w:space="0" w:color="000000"/>
            </w:tcBorders>
          </w:tcPr>
          <w:p w:rsidR="00752FDA" w:rsidRPr="006E52E9" w:rsidRDefault="00752FDA" w:rsidP="003C5656">
            <w:pPr>
              <w:spacing w:line="200" w:lineRule="exact"/>
              <w:ind w:left="478"/>
              <w:jc w:val="both"/>
              <w:rPr>
                <w:rFonts w:ascii="Arial" w:eastAsia="Arial" w:hAnsi="Arial" w:cs="Arial"/>
              </w:rPr>
            </w:pPr>
            <w:r w:rsidRPr="006E52E9">
              <w:rPr>
                <w:rFonts w:ascii="Arial" w:eastAsia="Arial" w:hAnsi="Arial" w:cs="Arial"/>
                <w:spacing w:val="1"/>
              </w:rPr>
              <w:t>4</w:t>
            </w:r>
            <w:r w:rsidRPr="006E52E9">
              <w:rPr>
                <w:rFonts w:ascii="Arial" w:eastAsia="Arial" w:hAnsi="Arial" w:cs="Arial"/>
              </w:rPr>
              <w:t>2</w:t>
            </w:r>
            <w:r w:rsidRPr="006E52E9">
              <w:rPr>
                <w:rFonts w:ascii="Arial" w:eastAsia="Arial" w:hAnsi="Arial" w:cs="Arial"/>
                <w:spacing w:val="1"/>
              </w:rPr>
              <w:t xml:space="preserve"> 0</w:t>
            </w:r>
            <w:r w:rsidRPr="006E52E9">
              <w:rPr>
                <w:rFonts w:ascii="Arial" w:eastAsia="Arial" w:hAnsi="Arial" w:cs="Arial"/>
                <w:spacing w:val="-2"/>
              </w:rPr>
              <w:t>00</w:t>
            </w:r>
          </w:p>
        </w:tc>
        <w:tc>
          <w:tcPr>
            <w:tcW w:w="1504"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450"/>
              <w:jc w:val="both"/>
              <w:rPr>
                <w:rFonts w:ascii="Arial" w:eastAsia="Arial" w:hAnsi="Arial" w:cs="Arial"/>
              </w:rPr>
            </w:pPr>
            <w:r w:rsidRPr="006E52E9">
              <w:rPr>
                <w:rFonts w:ascii="Arial" w:eastAsia="Arial" w:hAnsi="Arial" w:cs="Arial"/>
                <w:spacing w:val="1"/>
              </w:rPr>
              <w:t>12</w:t>
            </w:r>
            <w:r w:rsidRPr="006E52E9">
              <w:rPr>
                <w:rFonts w:ascii="Arial" w:eastAsia="Arial" w:hAnsi="Arial" w:cs="Arial"/>
              </w:rPr>
              <w:t>·</w:t>
            </w:r>
            <w:r w:rsidRPr="006E52E9">
              <w:rPr>
                <w:rFonts w:ascii="Arial" w:eastAsia="Arial" w:hAnsi="Arial" w:cs="Arial"/>
                <w:spacing w:val="1"/>
              </w:rPr>
              <w:t>80</w:t>
            </w:r>
          </w:p>
        </w:tc>
        <w:tc>
          <w:tcPr>
            <w:tcW w:w="2108"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774" w:right="772"/>
              <w:jc w:val="both"/>
              <w:rPr>
                <w:rFonts w:ascii="Arial" w:eastAsia="Arial" w:hAnsi="Arial" w:cs="Arial"/>
              </w:rPr>
            </w:pPr>
            <w:r w:rsidRPr="006E52E9">
              <w:rPr>
                <w:rFonts w:ascii="Arial" w:eastAsia="Arial" w:hAnsi="Arial" w:cs="Arial"/>
                <w:spacing w:val="1"/>
              </w:rPr>
              <w:t>160</w:t>
            </w:r>
          </w:p>
        </w:tc>
        <w:tc>
          <w:tcPr>
            <w:tcW w:w="2096" w:type="dxa"/>
            <w:tcBorders>
              <w:top w:val="single" w:sz="7" w:space="0" w:color="000000"/>
              <w:left w:val="single" w:sz="7" w:space="0" w:color="000000"/>
              <w:bottom w:val="single" w:sz="7" w:space="0" w:color="000000"/>
              <w:right w:val="single" w:sz="5" w:space="0" w:color="000000"/>
            </w:tcBorders>
          </w:tcPr>
          <w:p w:rsidR="00752FDA" w:rsidRPr="006E52E9" w:rsidRDefault="00752FDA" w:rsidP="003C5656">
            <w:pPr>
              <w:spacing w:line="200" w:lineRule="exact"/>
              <w:ind w:left="772" w:right="767"/>
              <w:jc w:val="both"/>
              <w:rPr>
                <w:rFonts w:ascii="Arial" w:eastAsia="Arial" w:hAnsi="Arial" w:cs="Arial"/>
              </w:rPr>
            </w:pPr>
            <w:r w:rsidRPr="006E52E9">
              <w:rPr>
                <w:rFonts w:ascii="Arial" w:eastAsia="Arial" w:hAnsi="Arial" w:cs="Arial"/>
                <w:spacing w:val="1"/>
              </w:rPr>
              <w:t>420</w:t>
            </w:r>
          </w:p>
        </w:tc>
      </w:tr>
      <w:tr w:rsidR="00752FDA" w:rsidRPr="006E52E9" w:rsidTr="00B457E4">
        <w:trPr>
          <w:trHeight w:hRule="exact" w:val="339"/>
        </w:trPr>
        <w:tc>
          <w:tcPr>
            <w:tcW w:w="1657" w:type="dxa"/>
            <w:tcBorders>
              <w:top w:val="single" w:sz="7" w:space="0" w:color="000000"/>
              <w:left w:val="single" w:sz="5" w:space="0" w:color="000000"/>
              <w:bottom w:val="single" w:sz="7" w:space="0" w:color="000000"/>
              <w:right w:val="single" w:sz="7" w:space="0" w:color="000000"/>
            </w:tcBorders>
          </w:tcPr>
          <w:p w:rsidR="00752FDA" w:rsidRPr="006E52E9" w:rsidRDefault="00752FDA" w:rsidP="003C5656">
            <w:pPr>
              <w:spacing w:line="200" w:lineRule="exact"/>
              <w:ind w:left="478"/>
              <w:jc w:val="both"/>
              <w:rPr>
                <w:rFonts w:ascii="Arial" w:eastAsia="Arial" w:hAnsi="Arial" w:cs="Arial"/>
              </w:rPr>
            </w:pPr>
            <w:r w:rsidRPr="006E52E9">
              <w:rPr>
                <w:rFonts w:ascii="Arial" w:eastAsia="Arial" w:hAnsi="Arial" w:cs="Arial"/>
                <w:spacing w:val="1"/>
              </w:rPr>
              <w:t>4</w:t>
            </w:r>
            <w:r w:rsidRPr="006E52E9">
              <w:rPr>
                <w:rFonts w:ascii="Arial" w:eastAsia="Arial" w:hAnsi="Arial" w:cs="Arial"/>
              </w:rPr>
              <w:t>5</w:t>
            </w:r>
            <w:r w:rsidRPr="006E52E9">
              <w:rPr>
                <w:rFonts w:ascii="Arial" w:eastAsia="Arial" w:hAnsi="Arial" w:cs="Arial"/>
                <w:spacing w:val="1"/>
              </w:rPr>
              <w:t xml:space="preserve"> 0</w:t>
            </w:r>
            <w:r w:rsidRPr="006E52E9">
              <w:rPr>
                <w:rFonts w:ascii="Arial" w:eastAsia="Arial" w:hAnsi="Arial" w:cs="Arial"/>
                <w:spacing w:val="-2"/>
              </w:rPr>
              <w:t>00</w:t>
            </w:r>
          </w:p>
        </w:tc>
        <w:tc>
          <w:tcPr>
            <w:tcW w:w="1504"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450"/>
              <w:jc w:val="both"/>
              <w:rPr>
                <w:rFonts w:ascii="Arial" w:eastAsia="Arial" w:hAnsi="Arial" w:cs="Arial"/>
              </w:rPr>
            </w:pPr>
            <w:r w:rsidRPr="006E52E9">
              <w:rPr>
                <w:rFonts w:ascii="Arial" w:eastAsia="Arial" w:hAnsi="Arial" w:cs="Arial"/>
                <w:spacing w:val="1"/>
              </w:rPr>
              <w:t>13</w:t>
            </w:r>
            <w:r w:rsidRPr="006E52E9">
              <w:rPr>
                <w:rFonts w:ascii="Arial" w:eastAsia="Arial" w:hAnsi="Arial" w:cs="Arial"/>
              </w:rPr>
              <w:t>·</w:t>
            </w:r>
            <w:r w:rsidRPr="006E52E9">
              <w:rPr>
                <w:rFonts w:ascii="Arial" w:eastAsia="Arial" w:hAnsi="Arial" w:cs="Arial"/>
                <w:spacing w:val="1"/>
              </w:rPr>
              <w:t>72</w:t>
            </w:r>
          </w:p>
        </w:tc>
        <w:tc>
          <w:tcPr>
            <w:tcW w:w="2108" w:type="dxa"/>
            <w:tcBorders>
              <w:top w:val="single" w:sz="7" w:space="0" w:color="000000"/>
              <w:left w:val="single" w:sz="7" w:space="0" w:color="000000"/>
              <w:bottom w:val="single" w:sz="7" w:space="0" w:color="000000"/>
              <w:right w:val="single" w:sz="7" w:space="0" w:color="000000"/>
            </w:tcBorders>
          </w:tcPr>
          <w:p w:rsidR="00752FDA" w:rsidRPr="006E52E9" w:rsidRDefault="00752FDA" w:rsidP="003C5656">
            <w:pPr>
              <w:spacing w:line="200" w:lineRule="exact"/>
              <w:ind w:left="774" w:right="772"/>
              <w:jc w:val="both"/>
              <w:rPr>
                <w:rFonts w:ascii="Arial" w:eastAsia="Arial" w:hAnsi="Arial" w:cs="Arial"/>
              </w:rPr>
            </w:pPr>
            <w:r w:rsidRPr="006E52E9">
              <w:rPr>
                <w:rFonts w:ascii="Arial" w:eastAsia="Arial" w:hAnsi="Arial" w:cs="Arial"/>
                <w:spacing w:val="1"/>
              </w:rPr>
              <w:t>140</w:t>
            </w:r>
          </w:p>
        </w:tc>
        <w:tc>
          <w:tcPr>
            <w:tcW w:w="2096" w:type="dxa"/>
            <w:tcBorders>
              <w:top w:val="single" w:sz="7" w:space="0" w:color="000000"/>
              <w:left w:val="single" w:sz="7" w:space="0" w:color="000000"/>
              <w:bottom w:val="single" w:sz="7" w:space="0" w:color="000000"/>
              <w:right w:val="single" w:sz="5" w:space="0" w:color="000000"/>
            </w:tcBorders>
          </w:tcPr>
          <w:p w:rsidR="00752FDA" w:rsidRPr="006E52E9" w:rsidRDefault="00752FDA" w:rsidP="003C5656">
            <w:pPr>
              <w:spacing w:line="200" w:lineRule="exact"/>
              <w:ind w:left="772" w:right="767"/>
              <w:jc w:val="both"/>
              <w:rPr>
                <w:rFonts w:ascii="Arial" w:eastAsia="Arial" w:hAnsi="Arial" w:cs="Arial"/>
              </w:rPr>
            </w:pPr>
            <w:r w:rsidRPr="006E52E9">
              <w:rPr>
                <w:rFonts w:ascii="Arial" w:eastAsia="Arial" w:hAnsi="Arial" w:cs="Arial"/>
                <w:spacing w:val="1"/>
              </w:rPr>
              <w:t>380</w:t>
            </w:r>
          </w:p>
        </w:tc>
      </w:tr>
      <w:tr w:rsidR="00752FDA" w:rsidRPr="006E52E9" w:rsidTr="00B457E4">
        <w:trPr>
          <w:trHeight w:hRule="exact" w:val="339"/>
        </w:trPr>
        <w:tc>
          <w:tcPr>
            <w:tcW w:w="1657" w:type="dxa"/>
            <w:tcBorders>
              <w:top w:val="single" w:sz="7" w:space="0" w:color="000000"/>
              <w:left w:val="single" w:sz="5" w:space="0" w:color="000000"/>
              <w:bottom w:val="single" w:sz="5" w:space="0" w:color="000000"/>
              <w:right w:val="single" w:sz="7" w:space="0" w:color="000000"/>
            </w:tcBorders>
          </w:tcPr>
          <w:p w:rsidR="00752FDA" w:rsidRPr="006E52E9" w:rsidRDefault="00752FDA" w:rsidP="003C5656">
            <w:pPr>
              <w:ind w:left="478"/>
              <w:jc w:val="both"/>
              <w:rPr>
                <w:rFonts w:ascii="Arial" w:eastAsia="Arial" w:hAnsi="Arial" w:cs="Arial"/>
              </w:rPr>
            </w:pPr>
            <w:r w:rsidRPr="006E52E9">
              <w:rPr>
                <w:rFonts w:ascii="Arial" w:eastAsia="Arial" w:hAnsi="Arial" w:cs="Arial"/>
                <w:spacing w:val="1"/>
              </w:rPr>
              <w:t>4</w:t>
            </w:r>
            <w:r w:rsidRPr="006E52E9">
              <w:rPr>
                <w:rFonts w:ascii="Arial" w:eastAsia="Arial" w:hAnsi="Arial" w:cs="Arial"/>
              </w:rPr>
              <w:t>8</w:t>
            </w:r>
            <w:r w:rsidRPr="006E52E9">
              <w:rPr>
                <w:rFonts w:ascii="Arial" w:eastAsia="Arial" w:hAnsi="Arial" w:cs="Arial"/>
                <w:spacing w:val="1"/>
              </w:rPr>
              <w:t xml:space="preserve"> 0</w:t>
            </w:r>
            <w:r w:rsidRPr="006E52E9">
              <w:rPr>
                <w:rFonts w:ascii="Arial" w:eastAsia="Arial" w:hAnsi="Arial" w:cs="Arial"/>
                <w:spacing w:val="-2"/>
              </w:rPr>
              <w:t>00</w:t>
            </w:r>
          </w:p>
        </w:tc>
        <w:tc>
          <w:tcPr>
            <w:tcW w:w="1504" w:type="dxa"/>
            <w:tcBorders>
              <w:top w:val="single" w:sz="7" w:space="0" w:color="000000"/>
              <w:left w:val="single" w:sz="7" w:space="0" w:color="000000"/>
              <w:bottom w:val="single" w:sz="5" w:space="0" w:color="000000"/>
              <w:right w:val="single" w:sz="7" w:space="0" w:color="000000"/>
            </w:tcBorders>
          </w:tcPr>
          <w:p w:rsidR="00752FDA" w:rsidRPr="006E52E9" w:rsidRDefault="00752FDA" w:rsidP="003C5656">
            <w:pPr>
              <w:ind w:left="450"/>
              <w:jc w:val="both"/>
              <w:rPr>
                <w:rFonts w:ascii="Arial" w:eastAsia="Arial" w:hAnsi="Arial" w:cs="Arial"/>
              </w:rPr>
            </w:pPr>
            <w:r w:rsidRPr="006E52E9">
              <w:rPr>
                <w:rFonts w:ascii="Arial" w:eastAsia="Arial" w:hAnsi="Arial" w:cs="Arial"/>
                <w:spacing w:val="1"/>
              </w:rPr>
              <w:t>14</w:t>
            </w:r>
            <w:r w:rsidRPr="006E52E9">
              <w:rPr>
                <w:rFonts w:ascii="Arial" w:eastAsia="Arial" w:hAnsi="Arial" w:cs="Arial"/>
              </w:rPr>
              <w:t>·</w:t>
            </w:r>
            <w:r w:rsidRPr="006E52E9">
              <w:rPr>
                <w:rFonts w:ascii="Arial" w:eastAsia="Arial" w:hAnsi="Arial" w:cs="Arial"/>
                <w:spacing w:val="1"/>
              </w:rPr>
              <w:t>63</w:t>
            </w:r>
          </w:p>
        </w:tc>
        <w:tc>
          <w:tcPr>
            <w:tcW w:w="2108" w:type="dxa"/>
            <w:tcBorders>
              <w:top w:val="single" w:sz="7" w:space="0" w:color="000000"/>
              <w:left w:val="single" w:sz="7" w:space="0" w:color="000000"/>
              <w:bottom w:val="single" w:sz="5" w:space="0" w:color="000000"/>
              <w:right w:val="single" w:sz="7" w:space="0" w:color="000000"/>
            </w:tcBorders>
          </w:tcPr>
          <w:p w:rsidR="00752FDA" w:rsidRPr="006E52E9" w:rsidRDefault="00752FDA" w:rsidP="003C5656">
            <w:pPr>
              <w:ind w:left="774" w:right="772"/>
              <w:jc w:val="both"/>
              <w:rPr>
                <w:rFonts w:ascii="Arial" w:eastAsia="Arial" w:hAnsi="Arial" w:cs="Arial"/>
              </w:rPr>
            </w:pPr>
            <w:r w:rsidRPr="006E52E9">
              <w:rPr>
                <w:rFonts w:ascii="Arial" w:eastAsia="Arial" w:hAnsi="Arial" w:cs="Arial"/>
                <w:spacing w:val="1"/>
              </w:rPr>
              <w:t>120</w:t>
            </w:r>
          </w:p>
        </w:tc>
        <w:tc>
          <w:tcPr>
            <w:tcW w:w="2096" w:type="dxa"/>
            <w:tcBorders>
              <w:top w:val="single" w:sz="7" w:space="0" w:color="000000"/>
              <w:left w:val="single" w:sz="7" w:space="0" w:color="000000"/>
              <w:bottom w:val="single" w:sz="5" w:space="0" w:color="000000"/>
              <w:right w:val="single" w:sz="5" w:space="0" w:color="000000"/>
            </w:tcBorders>
          </w:tcPr>
          <w:p w:rsidR="00752FDA" w:rsidRPr="006E52E9" w:rsidRDefault="00752FDA" w:rsidP="003C5656">
            <w:pPr>
              <w:ind w:left="772" w:right="767"/>
              <w:jc w:val="both"/>
              <w:rPr>
                <w:rFonts w:ascii="Arial" w:eastAsia="Arial" w:hAnsi="Arial" w:cs="Arial"/>
              </w:rPr>
            </w:pPr>
            <w:r w:rsidRPr="006E52E9">
              <w:rPr>
                <w:rFonts w:ascii="Arial" w:eastAsia="Arial" w:hAnsi="Arial" w:cs="Arial"/>
                <w:spacing w:val="1"/>
              </w:rPr>
              <w:t>350</w:t>
            </w:r>
          </w:p>
        </w:tc>
      </w:tr>
    </w:tbl>
    <w:p w:rsidR="00752FDA" w:rsidRPr="006E52E9" w:rsidRDefault="00752FDA" w:rsidP="00752FDA">
      <w:pPr>
        <w:jc w:val="both"/>
        <w:rPr>
          <w:rFonts w:ascii="Arial" w:hAnsi="Arial" w:cs="Arial"/>
        </w:rPr>
      </w:pPr>
    </w:p>
    <w:p w:rsidR="00752FDA" w:rsidRPr="006E52E9" w:rsidRDefault="00752FDA" w:rsidP="00752FDA">
      <w:pPr>
        <w:pStyle w:val="Default"/>
        <w:jc w:val="both"/>
        <w:rPr>
          <w:sz w:val="22"/>
          <w:szCs w:val="22"/>
        </w:rPr>
      </w:pPr>
      <w:r w:rsidRPr="006E52E9">
        <w:rPr>
          <w:sz w:val="22"/>
          <w:szCs w:val="22"/>
        </w:rPr>
        <w:t xml:space="preserve">The uncertainty on these estimates is about ± 20%. A conservative conversion factor of 0.8 has been used to convert ambient dose equivalent to effective dose. </w:t>
      </w:r>
    </w:p>
    <w:p w:rsidR="00752FDA" w:rsidRPr="006E52E9" w:rsidRDefault="00752FDA" w:rsidP="00752FDA">
      <w:pPr>
        <w:pStyle w:val="Default"/>
        <w:jc w:val="both"/>
        <w:rPr>
          <w:sz w:val="22"/>
          <w:szCs w:val="22"/>
        </w:rPr>
      </w:pPr>
    </w:p>
    <w:p w:rsidR="00752FDA" w:rsidRPr="006E52E9" w:rsidRDefault="00752FDA" w:rsidP="00752FDA">
      <w:pPr>
        <w:autoSpaceDE w:val="0"/>
        <w:autoSpaceDN w:val="0"/>
        <w:adjustRightInd w:val="0"/>
        <w:rPr>
          <w:rFonts w:ascii="Arial" w:hAnsi="Arial" w:cs="Arial"/>
        </w:rPr>
      </w:pPr>
      <w:r w:rsidRPr="006E52E9">
        <w:rPr>
          <w:rFonts w:ascii="Arial" w:hAnsi="Arial" w:cs="Arial"/>
        </w:rPr>
        <w:t>Doses from cosmic radiation vary greatly with altitude and with latitude and with the phase of the solar cycle. Table 1 gives an estimate of the number of flying hours at various altitudes in which a dose of 1 mSv would be accumulated for flights at 60° N and at the equator. Cosmic radiation dose-rates change reasonably slowly with time at altitudes used by conventional jet aircraft. Table1 can be used to identify circumstances in which it is unlikely that an annual dosage level of 1 mSv would be exceeded. If flights are limited to heights of less than 8 km (27000 feet), it is unlikely that annual dose will exceed 1 mSv. No further controls are necessary for crew members whose annual dose can be shown to be less than 1 mSv.</w:t>
      </w:r>
    </w:p>
    <w:p w:rsidR="00752FDA" w:rsidRPr="006E52E9" w:rsidRDefault="00752FDA" w:rsidP="00752FDA">
      <w:pPr>
        <w:autoSpaceDE w:val="0"/>
        <w:autoSpaceDN w:val="0"/>
        <w:adjustRightInd w:val="0"/>
        <w:jc w:val="both"/>
        <w:rPr>
          <w:rFonts w:ascii="Arial" w:hAnsi="Arial" w:cs="Arial"/>
        </w:rPr>
      </w:pPr>
      <w:r w:rsidRPr="006E52E9">
        <w:rPr>
          <w:rFonts w:ascii="Arial" w:hAnsi="Arial" w:cs="Arial"/>
        </w:rPr>
        <w:t>For a pregnant crewmember, the effective dose is a reliable estimate of the equivalent dose received by the conceptus.</w:t>
      </w:r>
    </w:p>
    <w:p w:rsidR="00752FDA" w:rsidRPr="006E52E9" w:rsidRDefault="00752FDA" w:rsidP="00752FDA">
      <w:pPr>
        <w:pStyle w:val="Titre3"/>
        <w:jc w:val="both"/>
        <w:rPr>
          <w:rFonts w:cs="Arial"/>
          <w:sz w:val="22"/>
          <w:szCs w:val="22"/>
          <w:lang w:eastAsia="fr-FR"/>
        </w:rPr>
      </w:pPr>
      <w:bookmarkStart w:id="24" w:name="_Toc221695310"/>
      <w:r w:rsidRPr="006E52E9">
        <w:rPr>
          <w:rFonts w:cs="Arial"/>
          <w:sz w:val="22"/>
          <w:szCs w:val="22"/>
          <w:lang w:eastAsia="fr-FR"/>
        </w:rPr>
        <w:t>Units of Measurement</w:t>
      </w:r>
      <w:bookmarkEnd w:id="24"/>
    </w:p>
    <w:p w:rsidR="00752FDA" w:rsidRPr="006E52E9" w:rsidRDefault="00752FDA" w:rsidP="00752FDA">
      <w:pPr>
        <w:rPr>
          <w:rFonts w:ascii="Arial" w:hAnsi="Arial" w:cs="Arial"/>
        </w:rPr>
      </w:pPr>
      <w:r w:rsidRPr="006E52E9">
        <w:rPr>
          <w:rFonts w:ascii="Arial" w:hAnsi="Arial" w:cs="Arial"/>
        </w:rPr>
        <w:t>Radiation is measured in units called Sieverts (Sv). However, doses of cosmic radiation are so low that figures are usually quoted in microsieverts (μSv), that is millionths of a Sievert or, millisieverts (mSv) that is thousands of of Sievert (i.e. 1 Sievert = 1000 millisieverts or 1 millisievert = 1000 microsieverts).</w:t>
      </w:r>
    </w:p>
    <w:p w:rsidR="00752FDA" w:rsidRPr="006E52E9" w:rsidRDefault="00752FDA" w:rsidP="00752FDA">
      <w:pPr>
        <w:pStyle w:val="Titre3"/>
        <w:jc w:val="both"/>
        <w:rPr>
          <w:rFonts w:cs="Arial"/>
          <w:sz w:val="22"/>
          <w:szCs w:val="22"/>
          <w:lang w:eastAsia="fr-FR"/>
        </w:rPr>
      </w:pPr>
      <w:bookmarkStart w:id="25" w:name="_Toc221695311"/>
      <w:r w:rsidRPr="006E52E9">
        <w:rPr>
          <w:rFonts w:cs="Arial"/>
          <w:sz w:val="22"/>
          <w:szCs w:val="22"/>
          <w:lang w:eastAsia="fr-FR"/>
        </w:rPr>
        <w:t>Effect of Cosmic Radiation and Area of Operations</w:t>
      </w:r>
      <w:bookmarkEnd w:id="25"/>
    </w:p>
    <w:p w:rsidR="00752FDA" w:rsidRPr="006E52E9" w:rsidRDefault="00752FDA" w:rsidP="00752FDA">
      <w:pPr>
        <w:rPr>
          <w:rFonts w:ascii="Arial" w:hAnsi="Arial" w:cs="Arial"/>
        </w:rPr>
      </w:pPr>
      <w:r w:rsidRPr="006E52E9">
        <w:rPr>
          <w:rFonts w:ascii="Arial" w:hAnsi="Arial" w:cs="Arial"/>
        </w:rPr>
        <w:t>The intensity of cosmic radiation in the earth’s atmosphere is not constant. Cosmic radiation is effectively absorbed by the atmosphere and as a result, higher doses are obtained at altitude than at sea level. The earth’s magnetic field also decreases the cosmic radiation penetrations through the atmosphere. As the earth’s magnetic field has a higher intensity above the Equator than above the Poles, charged galactic cosmic radiation penetrates through the atmosphere more easily above the Poles than above the Equator. The intensity of cosmic radiation is therefore higher in the Polar Regions than above the Equator.</w:t>
      </w:r>
    </w:p>
    <w:p w:rsidR="00752FDA" w:rsidRPr="006E52E9" w:rsidRDefault="00752FDA" w:rsidP="00752FDA">
      <w:pPr>
        <w:rPr>
          <w:rFonts w:ascii="Arial" w:hAnsi="Arial" w:cs="Arial"/>
        </w:rPr>
      </w:pPr>
      <w:r w:rsidRPr="006E52E9">
        <w:rPr>
          <w:rFonts w:ascii="Arial" w:hAnsi="Arial" w:cs="Arial"/>
        </w:rPr>
        <w:lastRenderedPageBreak/>
        <w:t>The area of operations of BERNIQ AIRWAYS passes through various latitude and longitude.</w:t>
      </w:r>
    </w:p>
    <w:p w:rsidR="00752FDA" w:rsidRPr="006E52E9" w:rsidRDefault="00752FDA" w:rsidP="00752FDA">
      <w:pPr>
        <w:rPr>
          <w:rFonts w:ascii="Arial" w:hAnsi="Arial" w:cs="Arial"/>
        </w:rPr>
      </w:pPr>
      <w:r w:rsidRPr="006E52E9">
        <w:rPr>
          <w:rFonts w:ascii="Arial" w:hAnsi="Arial" w:cs="Arial"/>
        </w:rPr>
        <w:t>Therefore, the effect on the crew members depends on the geographical location at which the aircraft is flying and the length of time of the exposure.</w:t>
      </w:r>
    </w:p>
    <w:p w:rsidR="00752FDA" w:rsidRPr="006E52E9" w:rsidRDefault="00752FDA" w:rsidP="00752FDA">
      <w:pPr>
        <w:pStyle w:val="Titre3"/>
        <w:jc w:val="both"/>
        <w:rPr>
          <w:rFonts w:cs="Arial"/>
          <w:sz w:val="22"/>
          <w:szCs w:val="22"/>
          <w:lang w:eastAsia="fr-FR"/>
        </w:rPr>
      </w:pPr>
      <w:bookmarkStart w:id="26" w:name="_Toc221695312"/>
      <w:r w:rsidRPr="006E52E9">
        <w:rPr>
          <w:rFonts w:cs="Arial"/>
          <w:sz w:val="22"/>
          <w:szCs w:val="22"/>
          <w:lang w:eastAsia="fr-FR"/>
        </w:rPr>
        <w:t>Working Schedules and Record Keeping</w:t>
      </w:r>
      <w:bookmarkEnd w:id="26"/>
    </w:p>
    <w:p w:rsidR="00752FDA" w:rsidRPr="006E52E9" w:rsidRDefault="00752FDA" w:rsidP="00752FDA">
      <w:pPr>
        <w:jc w:val="both"/>
        <w:rPr>
          <w:rFonts w:ascii="Arial" w:hAnsi="Arial" w:cs="Arial"/>
        </w:rPr>
      </w:pPr>
      <w:r w:rsidRPr="006E52E9">
        <w:rPr>
          <w:rFonts w:ascii="Arial" w:hAnsi="Arial" w:cs="Arial"/>
        </w:rPr>
        <w:t>Where in-flight exposure of crew members to cosmic radiation is likely to exceed 1 mSv per year, the Company shall arrange working schedules, where practicable, to keep exposure below 6 mSv per year.</w:t>
      </w:r>
    </w:p>
    <w:p w:rsidR="00752FDA" w:rsidRPr="006E52E9" w:rsidRDefault="00752FDA" w:rsidP="00752FDA">
      <w:pPr>
        <w:jc w:val="both"/>
        <w:rPr>
          <w:rFonts w:ascii="Arial" w:hAnsi="Arial" w:cs="Arial"/>
        </w:rPr>
      </w:pPr>
      <w:r w:rsidRPr="006E52E9">
        <w:rPr>
          <w:rFonts w:ascii="Arial" w:hAnsi="Arial" w:cs="Arial"/>
        </w:rPr>
        <w:t>The crew members who are likely to be exposed to more than 6 mSv per year are considered highly exposed and individual records of exposure to cosmic radiation should be kept for each crew member.</w:t>
      </w:r>
    </w:p>
    <w:p w:rsidR="00752FDA" w:rsidRPr="006E52E9" w:rsidRDefault="00752FDA" w:rsidP="00752FDA">
      <w:pPr>
        <w:jc w:val="both"/>
        <w:rPr>
          <w:rFonts w:ascii="Arial" w:hAnsi="Arial" w:cs="Arial"/>
        </w:rPr>
      </w:pPr>
      <w:r w:rsidRPr="006E52E9">
        <w:rPr>
          <w:rFonts w:ascii="Arial" w:hAnsi="Arial" w:cs="Arial"/>
          <w:b/>
          <w:bCs/>
        </w:rPr>
        <w:t xml:space="preserve">Note: </w:t>
      </w:r>
      <w:r w:rsidRPr="006E52E9">
        <w:rPr>
          <w:rFonts w:ascii="Arial" w:hAnsi="Arial" w:cs="Arial"/>
        </w:rPr>
        <w:t>BERNIQ AIRWAYS crew including positioning will likely exceed the 1 mSv limit in a year but will never exceed the 6 mSv limits due to the geographical location and work patterns of the Company. Therefore, no record keeping is required.</w:t>
      </w:r>
    </w:p>
    <w:p w:rsidR="00752FDA" w:rsidRPr="006E52E9" w:rsidRDefault="00752FDA" w:rsidP="00752FDA">
      <w:pPr>
        <w:jc w:val="both"/>
        <w:rPr>
          <w:rFonts w:ascii="Arial" w:hAnsi="Arial" w:cs="Arial"/>
        </w:rPr>
      </w:pPr>
      <w:r w:rsidRPr="006E52E9">
        <w:rPr>
          <w:rFonts w:ascii="Arial" w:hAnsi="Arial" w:cs="Arial"/>
        </w:rPr>
        <w:t>Traffic patterns should be developed where exposure exceeds 6 mSv in a year, then records will be kept for each crew member concerned.</w:t>
      </w:r>
    </w:p>
    <w:p w:rsidR="00752FDA" w:rsidRPr="006E52E9" w:rsidRDefault="00752FDA" w:rsidP="00752FDA">
      <w:pPr>
        <w:pStyle w:val="Titre3"/>
        <w:jc w:val="both"/>
        <w:rPr>
          <w:rFonts w:cs="Arial"/>
          <w:sz w:val="22"/>
          <w:szCs w:val="22"/>
        </w:rPr>
      </w:pPr>
      <w:bookmarkStart w:id="27" w:name="_Toc221695313"/>
      <w:r w:rsidRPr="006E52E9">
        <w:rPr>
          <w:rFonts w:cs="Arial"/>
          <w:sz w:val="22"/>
          <w:szCs w:val="22"/>
        </w:rPr>
        <w:t>Explanatory information</w:t>
      </w:r>
      <w:bookmarkEnd w:id="27"/>
    </w:p>
    <w:p w:rsidR="00752FDA" w:rsidRPr="006E52E9" w:rsidRDefault="00752FDA" w:rsidP="00752FDA">
      <w:pPr>
        <w:pStyle w:val="Titre4"/>
        <w:rPr>
          <w:rFonts w:cs="Arial"/>
          <w:sz w:val="22"/>
          <w:szCs w:val="22"/>
          <w:lang w:eastAsia="fr-FR"/>
        </w:rPr>
      </w:pPr>
      <w:r w:rsidRPr="006E52E9">
        <w:rPr>
          <w:rFonts w:cs="Arial"/>
          <w:sz w:val="22"/>
          <w:szCs w:val="22"/>
          <w:lang w:eastAsia="fr-FR"/>
        </w:rPr>
        <w:t xml:space="preserve">Introduction </w:t>
      </w:r>
    </w:p>
    <w:p w:rsidR="00752FDA" w:rsidRPr="006E52E9" w:rsidRDefault="00752FDA" w:rsidP="00752FDA">
      <w:pPr>
        <w:rPr>
          <w:rFonts w:ascii="Arial" w:hAnsi="Arial" w:cs="Arial"/>
          <w:color w:val="000000"/>
        </w:rPr>
      </w:pPr>
      <w:r w:rsidRPr="006E52E9">
        <w:rPr>
          <w:rFonts w:ascii="Arial" w:hAnsi="Arial" w:cs="Arial"/>
          <w:color w:val="000000"/>
        </w:rPr>
        <w:t>The radiation we receive comes either from outer space (constant intensity) or from the sun (intensity increasing with solar flare activity). In the first case it is produced when primary photons and particles from outside the solar system interact with components of the earth's atmosphere. In the second we have the release of charged particles. The most harmful are neutrons, protons and gamma radiation, while ultraviolet</w:t>
      </w:r>
    </w:p>
    <w:p w:rsidR="00752FDA" w:rsidRPr="006E52E9" w:rsidRDefault="00752FDA" w:rsidP="00752FDA">
      <w:pPr>
        <w:autoSpaceDE w:val="0"/>
        <w:autoSpaceDN w:val="0"/>
        <w:adjustRightInd w:val="0"/>
        <w:jc w:val="both"/>
        <w:rPr>
          <w:rFonts w:ascii="Arial" w:hAnsi="Arial" w:cs="Arial"/>
          <w:color w:val="000000"/>
        </w:rPr>
      </w:pPr>
      <w:r w:rsidRPr="006E52E9">
        <w:rPr>
          <w:rFonts w:ascii="Arial" w:hAnsi="Arial" w:cs="Arial"/>
          <w:color w:val="000000"/>
        </w:rPr>
        <w:t>(UV) radiation is insignificant in this context. During the period of high sun activity, the likelihood of solar flares is higher. These flares create an increased flux of charged particles radiation. This flux is nevertheless compensated by the reduction of galactic radiation during this sun activity period, so that the total intensity of cosmic radiation remains reasonably constant. Cosmic radiation follows an 11-year cycle, with the intensity being inversely related to solar activity. The last solar maximum was in 2000. The maximum variation of radiation intensity is some 20 %.</w:t>
      </w:r>
    </w:p>
    <w:p w:rsidR="00752FDA" w:rsidRPr="006E52E9" w:rsidRDefault="00752FDA" w:rsidP="00752FDA">
      <w:pPr>
        <w:autoSpaceDE w:val="0"/>
        <w:autoSpaceDN w:val="0"/>
        <w:adjustRightInd w:val="0"/>
        <w:jc w:val="both"/>
        <w:rPr>
          <w:rFonts w:ascii="Arial" w:hAnsi="Arial" w:cs="Arial"/>
          <w:color w:val="000000"/>
        </w:rPr>
      </w:pPr>
      <w:r w:rsidRPr="006E52E9">
        <w:rPr>
          <w:rFonts w:ascii="Arial" w:hAnsi="Arial" w:cs="Arial"/>
          <w:color w:val="000000"/>
        </w:rPr>
        <w:t xml:space="preserve"> Natural protection from cosmic radiation is provided by the geomagnetic field and the attenuating effects of the earth's atmosphere. The level of cosmic radiation depends to some extent on the geographical position, but essentially on the altitude above the ground level; the maximum radiation level occurs at about 20,000 m.</w:t>
      </w:r>
    </w:p>
    <w:p w:rsidR="00752FDA" w:rsidRPr="006E52E9" w:rsidRDefault="00752FDA" w:rsidP="00752FDA">
      <w:pPr>
        <w:autoSpaceDE w:val="0"/>
        <w:autoSpaceDN w:val="0"/>
        <w:adjustRightInd w:val="0"/>
        <w:jc w:val="both"/>
        <w:rPr>
          <w:rFonts w:ascii="Arial" w:hAnsi="Arial" w:cs="Arial"/>
          <w:color w:val="000000"/>
        </w:rPr>
      </w:pPr>
      <w:r w:rsidRPr="006E52E9">
        <w:rPr>
          <w:rFonts w:ascii="Arial" w:hAnsi="Arial" w:cs="Arial"/>
          <w:color w:val="000000"/>
        </w:rPr>
        <w:t xml:space="preserve"> High geomagnetic latitudes (near Polar Regions) have a greater radiation intensity and exposure is more important at high altitudes than for other regions. </w:t>
      </w:r>
    </w:p>
    <w:p w:rsidR="00752FDA" w:rsidRPr="006E52E9" w:rsidRDefault="00752FDA" w:rsidP="00752FDA">
      <w:pPr>
        <w:autoSpaceDE w:val="0"/>
        <w:autoSpaceDN w:val="0"/>
        <w:adjustRightInd w:val="0"/>
        <w:jc w:val="both"/>
        <w:rPr>
          <w:rFonts w:ascii="Arial" w:hAnsi="Arial" w:cs="Arial"/>
          <w:color w:val="000000"/>
        </w:rPr>
      </w:pPr>
      <w:r w:rsidRPr="006E52E9">
        <w:rPr>
          <w:rFonts w:ascii="Arial" w:hAnsi="Arial" w:cs="Arial"/>
          <w:color w:val="000000"/>
        </w:rPr>
        <w:t xml:space="preserve">The biological effect evidently also depends upon the length of exposure time. The effect on biological tissue or body cells depends not only on the total dose but also on the components of the radiation field. </w:t>
      </w:r>
    </w:p>
    <w:p w:rsidR="00752FDA" w:rsidRPr="006E52E9" w:rsidRDefault="00752FDA" w:rsidP="00752FDA">
      <w:pPr>
        <w:autoSpaceDE w:val="0"/>
        <w:autoSpaceDN w:val="0"/>
        <w:adjustRightInd w:val="0"/>
        <w:jc w:val="both"/>
        <w:rPr>
          <w:rFonts w:ascii="Arial" w:hAnsi="Arial" w:cs="Arial"/>
          <w:color w:val="000000"/>
        </w:rPr>
      </w:pPr>
    </w:p>
    <w:p w:rsidR="00752FDA" w:rsidRPr="006E52E9" w:rsidRDefault="00752FDA" w:rsidP="00752FDA">
      <w:pPr>
        <w:jc w:val="both"/>
        <w:rPr>
          <w:rFonts w:ascii="Arial" w:hAnsi="Arial" w:cs="Arial"/>
        </w:rPr>
      </w:pPr>
      <w:r w:rsidRPr="006E52E9">
        <w:rPr>
          <w:rFonts w:ascii="Arial" w:hAnsi="Arial" w:cs="Arial"/>
          <w:color w:val="000000"/>
        </w:rPr>
        <w:t>The standard unit of radioactivity is the Becquerel, which is defined as the decay of one nucleus per second. The practical interest is in the biological effect of a radiation dose,</w:t>
      </w:r>
      <w:r w:rsidRPr="006E52E9">
        <w:rPr>
          <w:rFonts w:ascii="Arial" w:hAnsi="Arial" w:cs="Arial"/>
        </w:rPr>
        <w:t xml:space="preserve"> and the dose equivalent is measured in Sieverts (</w:t>
      </w:r>
      <w:r w:rsidRPr="006E52E9">
        <w:rPr>
          <w:rFonts w:ascii="Arial" w:hAnsi="Arial" w:cs="Arial"/>
        </w:rPr>
        <w:t xml:space="preserve">Sv) per hour or millisieverts (mSv) per year (1 mSv = 1000 </w:t>
      </w:r>
      <w:r w:rsidRPr="006E52E9">
        <w:rPr>
          <w:rFonts w:ascii="Arial" w:hAnsi="Arial" w:cs="Arial"/>
        </w:rPr>
        <w:t>Sv = 10-3 J/kg).</w:t>
      </w:r>
    </w:p>
    <w:p w:rsidR="00752FDA" w:rsidRPr="006E52E9" w:rsidRDefault="00752FDA" w:rsidP="00752FDA">
      <w:pPr>
        <w:jc w:val="both"/>
        <w:rPr>
          <w:rFonts w:ascii="Arial" w:hAnsi="Arial" w:cs="Arial"/>
        </w:rPr>
      </w:pPr>
      <w:r w:rsidRPr="006E52E9">
        <w:rPr>
          <w:rFonts w:ascii="Arial" w:hAnsi="Arial" w:cs="Arial"/>
        </w:rPr>
        <w:t>It is worth noting that natural radiation occurs also at ground level. For example, in parts of Cornwall (UK) the natural radiation level is at about 6 mSv per year and in most of Finland is around 8 mSv per year. Similar levels are reached in Denver and other parts of Colorado (USA).</w:t>
      </w:r>
    </w:p>
    <w:p w:rsidR="00752FDA" w:rsidRPr="006E52E9" w:rsidRDefault="00752FDA" w:rsidP="00752FDA">
      <w:pPr>
        <w:pStyle w:val="Titre4"/>
        <w:rPr>
          <w:rFonts w:cs="Arial"/>
          <w:sz w:val="22"/>
          <w:szCs w:val="22"/>
          <w:lang w:eastAsia="fr-FR"/>
        </w:rPr>
      </w:pPr>
      <w:r w:rsidRPr="006E52E9">
        <w:rPr>
          <w:rFonts w:cs="Arial"/>
          <w:sz w:val="22"/>
          <w:szCs w:val="22"/>
          <w:lang w:eastAsia="fr-FR"/>
        </w:rPr>
        <w:t>Exposure levels encountered during flight</w:t>
      </w:r>
    </w:p>
    <w:p w:rsidR="00752FDA" w:rsidRPr="006E52E9" w:rsidRDefault="00752FDA" w:rsidP="00752FDA">
      <w:pPr>
        <w:jc w:val="both"/>
        <w:rPr>
          <w:rFonts w:ascii="Arial" w:hAnsi="Arial" w:cs="Arial"/>
        </w:rPr>
      </w:pPr>
      <w:r w:rsidRPr="006E52E9">
        <w:rPr>
          <w:rFonts w:ascii="Arial" w:hAnsi="Arial" w:cs="Arial"/>
        </w:rPr>
        <w:t>In the advisory circular N° 120-52 [7], the US Federal Aviation Administration (FAA) published estimates of cosmic ray exposures for crewmembers on various subsonic flights. Doses in the range of 0.2 mSv to 9.1 mSv per year were estimated with most of the higher doses on long haul routes at altitudes up to 41000 ft.</w:t>
      </w:r>
    </w:p>
    <w:p w:rsidR="006C59BC" w:rsidRPr="006E52E9" w:rsidRDefault="006C59BC" w:rsidP="006C59BC">
      <w:pPr>
        <w:jc w:val="both"/>
        <w:rPr>
          <w:rFonts w:ascii="Arial" w:hAnsi="Arial" w:cs="Arial"/>
        </w:rPr>
      </w:pPr>
      <w:r w:rsidRPr="006E52E9">
        <w:rPr>
          <w:rFonts w:ascii="Arial" w:hAnsi="Arial" w:cs="Arial"/>
        </w:rPr>
        <w:t>Airlines and independent research organizations have performed in-flight measurements of cosmic radiation [3],[6],[9]. According to British Airways (1999) the results from all the participating airlines and research bodies are consistent showing average annual exposure rates of about 4 to 5 mSv per year for long haul crew. It is noted that these results include measurements taken on Concorde, whose received dose rate is higher than that of subsonic aircraft because of its higher cruising altitude.</w:t>
      </w:r>
    </w:p>
    <w:p w:rsidR="006C59BC" w:rsidRPr="006E52E9" w:rsidRDefault="006C59BC" w:rsidP="006C59BC">
      <w:pPr>
        <w:pStyle w:val="Titre4"/>
        <w:rPr>
          <w:rFonts w:cs="Arial"/>
          <w:sz w:val="22"/>
          <w:szCs w:val="22"/>
          <w:lang w:eastAsia="fr-FR"/>
        </w:rPr>
      </w:pPr>
      <w:r w:rsidRPr="006E52E9">
        <w:rPr>
          <w:rFonts w:cs="Arial"/>
          <w:sz w:val="22"/>
          <w:szCs w:val="22"/>
          <w:lang w:eastAsia="fr-FR"/>
        </w:rPr>
        <w:t>Impact of radiation on health</w:t>
      </w:r>
    </w:p>
    <w:p w:rsidR="006C59BC" w:rsidRPr="006E52E9" w:rsidRDefault="006C59BC" w:rsidP="006C59BC">
      <w:pPr>
        <w:jc w:val="both"/>
        <w:rPr>
          <w:rFonts w:ascii="Arial" w:hAnsi="Arial" w:cs="Arial"/>
        </w:rPr>
      </w:pPr>
      <w:r w:rsidRPr="006E52E9">
        <w:rPr>
          <w:rFonts w:ascii="Arial" w:hAnsi="Arial" w:cs="Arial"/>
        </w:rPr>
        <w:t>The French CIA state that no study as of today showed any measurable effect of radiation levels on crew health sustained in flight. Levels where radiation effects would start to be measurable are estimated to be around 120-150 mSv per year. Regarding flight crew mortality independent analysis of the British Airways pension scheme data and of British Airways own data for the period between 1950 and 1992 shows an increased life expectancy for pilots of between 3 and 5 years when compared to the general population. Death rates from heart disease and all cancers combined were considerably less than for the population of England and Wales. Although rare, death from melanoma (which is directly associated with sun exposure) was the only cause of cancer in excess. Cancers such a leukemia, which may be linked to radiation exposure, was lower within the British Airways pilot population.</w:t>
      </w:r>
    </w:p>
    <w:p w:rsidR="006C59BC" w:rsidRPr="006E52E9" w:rsidRDefault="006C59BC" w:rsidP="006C59BC">
      <w:pPr>
        <w:jc w:val="both"/>
        <w:rPr>
          <w:rFonts w:ascii="Arial" w:hAnsi="Arial" w:cs="Arial"/>
        </w:rPr>
      </w:pPr>
      <w:r w:rsidRPr="006E52E9">
        <w:rPr>
          <w:rFonts w:ascii="Arial" w:hAnsi="Arial" w:cs="Arial"/>
        </w:rPr>
        <w:t>As far as the risk of developing cancer induced by radiation exposure is concerned, it has been calculated that an accumulated dose of 5 mSv per year for 20 years increases the risk of developing cancer from 23 % (in the general population) to 23.4 % i.e. a 0.4 % increase in risk over 20 years. Compared with all the other risks encountered during working life, therefore the risk is very low.</w:t>
      </w:r>
    </w:p>
    <w:p w:rsidR="006C59BC" w:rsidRPr="006E52E9" w:rsidRDefault="006C59BC" w:rsidP="006C59BC">
      <w:pPr>
        <w:pStyle w:val="Titre4"/>
        <w:rPr>
          <w:rFonts w:cs="Arial"/>
          <w:sz w:val="22"/>
          <w:szCs w:val="22"/>
          <w:lang w:eastAsia="fr-FR"/>
        </w:rPr>
      </w:pPr>
      <w:r w:rsidRPr="006E52E9">
        <w:rPr>
          <w:rFonts w:cs="Arial"/>
          <w:sz w:val="22"/>
          <w:szCs w:val="22"/>
          <w:lang w:eastAsia="fr-FR"/>
        </w:rPr>
        <w:t>Requirements and legal issues</w:t>
      </w:r>
    </w:p>
    <w:p w:rsidR="006C59BC" w:rsidRPr="006E52E9" w:rsidRDefault="006C59BC" w:rsidP="006C59BC">
      <w:pPr>
        <w:rPr>
          <w:rFonts w:ascii="Arial" w:hAnsi="Arial" w:cs="Arial"/>
        </w:rPr>
      </w:pPr>
    </w:p>
    <w:p w:rsidR="006C59BC" w:rsidRPr="006E52E9" w:rsidRDefault="006C59BC" w:rsidP="006C59BC">
      <w:pPr>
        <w:numPr>
          <w:ilvl w:val="0"/>
          <w:numId w:val="5"/>
        </w:numPr>
        <w:spacing w:after="0" w:line="240" w:lineRule="auto"/>
        <w:rPr>
          <w:rFonts w:ascii="Arial" w:hAnsi="Arial" w:cs="Arial"/>
          <w:b/>
          <w:bCs/>
        </w:rPr>
      </w:pPr>
      <w:r w:rsidRPr="006E52E9">
        <w:rPr>
          <w:rFonts w:ascii="Arial" w:hAnsi="Arial" w:cs="Arial"/>
          <w:b/>
          <w:bCs/>
        </w:rPr>
        <w:t>International Commission on Radiological Protection (ICRP)</w:t>
      </w:r>
    </w:p>
    <w:p w:rsidR="006C59BC" w:rsidRPr="006E52E9" w:rsidRDefault="006C59BC" w:rsidP="006C59BC">
      <w:pPr>
        <w:ind w:left="720"/>
        <w:rPr>
          <w:rFonts w:ascii="Arial" w:hAnsi="Arial" w:cs="Arial"/>
        </w:rPr>
      </w:pPr>
    </w:p>
    <w:p w:rsidR="006C59BC" w:rsidRPr="006E52E9" w:rsidRDefault="006C59BC" w:rsidP="006C59BC">
      <w:pPr>
        <w:ind w:left="720"/>
        <w:rPr>
          <w:rFonts w:ascii="Arial" w:hAnsi="Arial" w:cs="Arial"/>
        </w:rPr>
      </w:pPr>
      <w:r w:rsidRPr="006E52E9">
        <w:rPr>
          <w:rFonts w:ascii="Arial" w:hAnsi="Arial" w:cs="Arial"/>
        </w:rPr>
        <w:lastRenderedPageBreak/>
        <w:t>In 1991 the ICRP recommended an occupational exposure limit of 20 mSv per year for exposure of crew to cosmic radiation in jet aircraft.</w:t>
      </w:r>
    </w:p>
    <w:p w:rsidR="006C59BC" w:rsidRPr="006E52E9" w:rsidRDefault="006C59BC" w:rsidP="006C59BC">
      <w:pPr>
        <w:numPr>
          <w:ilvl w:val="0"/>
          <w:numId w:val="5"/>
        </w:numPr>
        <w:spacing w:after="0" w:line="240" w:lineRule="auto"/>
        <w:rPr>
          <w:rFonts w:ascii="Arial" w:hAnsi="Arial" w:cs="Arial"/>
          <w:b/>
          <w:bCs/>
        </w:rPr>
      </w:pPr>
      <w:r w:rsidRPr="006E52E9">
        <w:rPr>
          <w:rFonts w:ascii="Arial" w:hAnsi="Arial" w:cs="Arial"/>
          <w:b/>
          <w:bCs/>
        </w:rPr>
        <w:t>EURATOM Council Directive 96/29</w:t>
      </w:r>
    </w:p>
    <w:p w:rsidR="006C59BC" w:rsidRPr="006E52E9" w:rsidRDefault="006C59BC" w:rsidP="006C59BC">
      <w:pPr>
        <w:jc w:val="both"/>
        <w:rPr>
          <w:rFonts w:ascii="Arial" w:hAnsi="Arial" w:cs="Arial"/>
        </w:rPr>
      </w:pPr>
      <w:r w:rsidRPr="006E52E9">
        <w:rPr>
          <w:rFonts w:ascii="Arial" w:hAnsi="Arial" w:cs="Arial"/>
        </w:rPr>
        <w:t>Article 9 §1 defines the dose limits of ionizing radiation for exposed workers as follows:</w:t>
      </w:r>
    </w:p>
    <w:p w:rsidR="006C59BC" w:rsidRPr="006E52E9" w:rsidRDefault="006C59BC" w:rsidP="006C59BC">
      <w:pPr>
        <w:jc w:val="both"/>
        <w:rPr>
          <w:rFonts w:ascii="Arial" w:hAnsi="Arial" w:cs="Arial"/>
        </w:rPr>
      </w:pPr>
      <w:r w:rsidRPr="006E52E9">
        <w:rPr>
          <w:rFonts w:ascii="Arial" w:hAnsi="Arial" w:cs="Arial"/>
        </w:rPr>
        <w:t>"The limit on effective dose for exposed workers shall be 100 mSv in a consecutive five-year period, subject to a maximum effective dose of 50 mSv in any single year. Member States may decide an annual amount."</w:t>
      </w:r>
    </w:p>
    <w:p w:rsidR="006C59BC" w:rsidRPr="006E52E9" w:rsidRDefault="006C59BC" w:rsidP="006C59BC">
      <w:pPr>
        <w:jc w:val="both"/>
        <w:rPr>
          <w:rFonts w:ascii="Arial" w:hAnsi="Arial" w:cs="Arial"/>
        </w:rPr>
      </w:pPr>
      <w:r w:rsidRPr="006E52E9">
        <w:rPr>
          <w:rFonts w:ascii="Arial" w:hAnsi="Arial" w:cs="Arial"/>
        </w:rPr>
        <w:t>Particular attention must be paid to Article 42, which specifically refers to the protection of aircrew. Article 42 stipulates:</w:t>
      </w:r>
    </w:p>
    <w:p w:rsidR="006C59BC" w:rsidRPr="006E52E9" w:rsidRDefault="006C59BC" w:rsidP="006C59BC">
      <w:pPr>
        <w:jc w:val="both"/>
        <w:rPr>
          <w:rFonts w:ascii="Arial" w:hAnsi="Arial" w:cs="Arial"/>
        </w:rPr>
      </w:pPr>
      <w:r w:rsidRPr="006E52E9">
        <w:rPr>
          <w:rFonts w:ascii="Arial" w:hAnsi="Arial" w:cs="Arial"/>
        </w:rPr>
        <w:t>"Protection of air crew:</w:t>
      </w:r>
    </w:p>
    <w:p w:rsidR="006C59BC" w:rsidRPr="006E52E9" w:rsidRDefault="006C59BC" w:rsidP="006C59BC">
      <w:pPr>
        <w:jc w:val="both"/>
        <w:rPr>
          <w:rFonts w:ascii="Arial" w:hAnsi="Arial" w:cs="Arial"/>
        </w:rPr>
      </w:pPr>
      <w:r w:rsidRPr="006E52E9">
        <w:rPr>
          <w:rFonts w:ascii="Arial" w:hAnsi="Arial" w:cs="Arial"/>
        </w:rPr>
        <w:t>Each Member State shall decide to undertake operating aircraft to take account of exposure to cosmic radiation of aircrew who are liable to be subject to exposure to more than 1 mSv per year. The undertakings shall take appropriate measures, in particular:</w:t>
      </w:r>
    </w:p>
    <w:p w:rsidR="006C59BC" w:rsidRPr="006E52E9" w:rsidRDefault="006C59BC" w:rsidP="006C59BC">
      <w:pPr>
        <w:jc w:val="both"/>
        <w:rPr>
          <w:rFonts w:ascii="Arial" w:hAnsi="Arial" w:cs="Arial"/>
        </w:rPr>
      </w:pPr>
      <w:r w:rsidRPr="006E52E9">
        <w:rPr>
          <w:rFonts w:ascii="Arial" w:hAnsi="Arial" w:cs="Arial"/>
        </w:rPr>
        <w:t>- to assess the exposure of the crew concerned,</w:t>
      </w:r>
    </w:p>
    <w:p w:rsidR="006C59BC" w:rsidRPr="006E52E9" w:rsidRDefault="006C59BC" w:rsidP="006C59BC">
      <w:pPr>
        <w:jc w:val="both"/>
        <w:rPr>
          <w:rFonts w:ascii="Arial" w:hAnsi="Arial" w:cs="Arial"/>
        </w:rPr>
      </w:pPr>
      <w:r w:rsidRPr="006E52E9">
        <w:rPr>
          <w:rFonts w:ascii="Arial" w:hAnsi="Arial" w:cs="Arial"/>
        </w:rPr>
        <w:t>- to consider the assessed exposure when organizing working schedules with a view to reducing the dose of highly exposed air crew,</w:t>
      </w:r>
    </w:p>
    <w:p w:rsidR="006C59BC" w:rsidRPr="006E52E9" w:rsidRDefault="006C59BC" w:rsidP="006C59BC">
      <w:pPr>
        <w:jc w:val="both"/>
        <w:rPr>
          <w:rFonts w:ascii="Arial" w:hAnsi="Arial" w:cs="Arial"/>
        </w:rPr>
      </w:pPr>
      <w:r w:rsidRPr="006E52E9">
        <w:rPr>
          <w:rFonts w:ascii="Arial" w:hAnsi="Arial" w:cs="Arial"/>
        </w:rPr>
        <w:t>- to inform the workers concerned of the health risks their work involves,</w:t>
      </w:r>
    </w:p>
    <w:p w:rsidR="006C59BC" w:rsidRPr="006E52E9" w:rsidRDefault="006C59BC" w:rsidP="006C59BC">
      <w:pPr>
        <w:jc w:val="both"/>
        <w:rPr>
          <w:rFonts w:ascii="Arial" w:hAnsi="Arial" w:cs="Arial"/>
        </w:rPr>
      </w:pPr>
      <w:r w:rsidRPr="006E52E9">
        <w:rPr>
          <w:rFonts w:ascii="Arial" w:hAnsi="Arial" w:cs="Arial"/>
        </w:rPr>
        <w:t>- to apply Article 10 (Art. 10 refers to special protection during pregnancy and breastfeeding) to female air crew"</w:t>
      </w:r>
    </w:p>
    <w:p w:rsidR="006C59BC" w:rsidRPr="006E52E9" w:rsidRDefault="006C59BC" w:rsidP="006C59BC">
      <w:pPr>
        <w:numPr>
          <w:ilvl w:val="0"/>
          <w:numId w:val="5"/>
        </w:numPr>
        <w:spacing w:after="0" w:line="240" w:lineRule="auto"/>
        <w:jc w:val="both"/>
        <w:rPr>
          <w:rFonts w:ascii="Arial" w:hAnsi="Arial" w:cs="Arial"/>
          <w:b/>
          <w:bCs/>
        </w:rPr>
      </w:pPr>
      <w:r w:rsidRPr="006E52E9">
        <w:rPr>
          <w:rFonts w:ascii="Arial" w:hAnsi="Arial" w:cs="Arial"/>
          <w:b/>
          <w:bCs/>
        </w:rPr>
        <w:t>ICAO</w:t>
      </w:r>
    </w:p>
    <w:p w:rsidR="006C59BC" w:rsidRPr="006E52E9" w:rsidRDefault="006C59BC" w:rsidP="006C59BC">
      <w:pPr>
        <w:jc w:val="both"/>
        <w:rPr>
          <w:rFonts w:ascii="Arial" w:hAnsi="Arial" w:cs="Arial"/>
        </w:rPr>
      </w:pPr>
      <w:r w:rsidRPr="006E52E9">
        <w:rPr>
          <w:rFonts w:ascii="Arial" w:hAnsi="Arial" w:cs="Arial"/>
        </w:rPr>
        <w:t>ICAO rules require that aircraft intended to be operated above 49,000 ft must be equipped with an instrument to measure and indicate continuously the dose of equivalent radiation.</w:t>
      </w:r>
    </w:p>
    <w:p w:rsidR="006C59BC" w:rsidRPr="006E52E9" w:rsidRDefault="006C59BC" w:rsidP="006C59BC">
      <w:pPr>
        <w:jc w:val="both"/>
        <w:rPr>
          <w:rFonts w:ascii="Arial" w:hAnsi="Arial" w:cs="Arial"/>
        </w:rPr>
      </w:pPr>
      <w:r w:rsidRPr="006E52E9">
        <w:rPr>
          <w:rFonts w:ascii="Arial" w:hAnsi="Arial" w:cs="Arial"/>
        </w:rPr>
        <w:t>Nevertheless operations at high geomagnetic latitudes should be given special care.</w:t>
      </w:r>
    </w:p>
    <w:p w:rsidR="006C59BC" w:rsidRPr="006E52E9" w:rsidRDefault="006C59BC" w:rsidP="006C59BC">
      <w:pPr>
        <w:pStyle w:val="Titre4"/>
        <w:rPr>
          <w:rFonts w:cs="Arial"/>
          <w:sz w:val="22"/>
          <w:szCs w:val="22"/>
          <w:lang w:eastAsia="fr-FR"/>
        </w:rPr>
      </w:pPr>
      <w:r w:rsidRPr="006E52E9">
        <w:rPr>
          <w:rFonts w:cs="Arial"/>
          <w:sz w:val="22"/>
          <w:szCs w:val="22"/>
          <w:lang w:eastAsia="fr-FR"/>
        </w:rPr>
        <w:t>Conclusions/Recommendation</w:t>
      </w:r>
    </w:p>
    <w:p w:rsidR="006C59BC" w:rsidRPr="006E52E9" w:rsidRDefault="006C59BC" w:rsidP="006C59BC">
      <w:pPr>
        <w:jc w:val="both"/>
        <w:rPr>
          <w:rFonts w:ascii="Arial" w:hAnsi="Arial" w:cs="Arial"/>
        </w:rPr>
      </w:pPr>
      <w:r w:rsidRPr="006E52E9">
        <w:rPr>
          <w:rFonts w:ascii="Arial" w:hAnsi="Arial" w:cs="Arial"/>
        </w:rPr>
        <w:t>Estimates and in-service measurements, which are the result of extensive scientific studies and airline experience, show that during flight in commercial jet aircraft the level of exposure to cosmic radiation for flight crews is well below the values specified in existing legislation or guidelines</w:t>
      </w:r>
    </w:p>
    <w:p w:rsidR="006C59BC" w:rsidRPr="006E52E9" w:rsidRDefault="006C59BC" w:rsidP="006C59BC">
      <w:pPr>
        <w:pStyle w:val="Titre2"/>
        <w:numPr>
          <w:ilvl w:val="1"/>
          <w:numId w:val="6"/>
        </w:numPr>
        <w:rPr>
          <w:rFonts w:cs="Arial"/>
          <w:sz w:val="22"/>
          <w:szCs w:val="22"/>
        </w:rPr>
      </w:pPr>
      <w:bookmarkStart w:id="28" w:name="cosmic"/>
      <w:bookmarkStart w:id="29" w:name="_Toc221695314"/>
      <w:bookmarkEnd w:id="28"/>
      <w:r w:rsidRPr="006E52E9">
        <w:rPr>
          <w:rFonts w:cs="Arial"/>
          <w:sz w:val="22"/>
          <w:szCs w:val="22"/>
        </w:rPr>
        <w:t>TROPICAL MEDICINE</w:t>
      </w:r>
      <w:bookmarkEnd w:id="29"/>
    </w:p>
    <w:p w:rsidR="006C59BC" w:rsidRPr="006E52E9" w:rsidRDefault="006C59BC" w:rsidP="006C59BC">
      <w:pPr>
        <w:pStyle w:val="Titre3"/>
        <w:jc w:val="both"/>
        <w:rPr>
          <w:rFonts w:cs="Arial"/>
          <w:color w:val="auto"/>
          <w:sz w:val="22"/>
          <w:szCs w:val="22"/>
          <w:u w:val="none"/>
        </w:rPr>
      </w:pPr>
      <w:bookmarkStart w:id="30" w:name="_Toc221695315"/>
      <w:r w:rsidRPr="006E52E9">
        <w:rPr>
          <w:rFonts w:cs="Arial"/>
          <w:sz w:val="22"/>
          <w:szCs w:val="22"/>
        </w:rPr>
        <w:t>Tropical climate</w:t>
      </w:r>
      <w:bookmarkEnd w:id="30"/>
      <w:r w:rsidRPr="006E52E9">
        <w:rPr>
          <w:rFonts w:cs="Arial"/>
          <w:color w:val="auto"/>
          <w:sz w:val="22"/>
          <w:szCs w:val="22"/>
          <w:u w:val="none"/>
        </w:rPr>
        <w:t xml:space="preserve"> </w:t>
      </w:r>
    </w:p>
    <w:p w:rsidR="006C59BC" w:rsidRPr="006E52E9" w:rsidRDefault="006C59BC" w:rsidP="006C59BC">
      <w:pPr>
        <w:jc w:val="both"/>
        <w:rPr>
          <w:rFonts w:ascii="Arial" w:hAnsi="Arial" w:cs="Arial"/>
        </w:rPr>
      </w:pPr>
      <w:r w:rsidRPr="006E52E9">
        <w:rPr>
          <w:rFonts w:ascii="Arial" w:hAnsi="Arial" w:cs="Arial"/>
        </w:rPr>
        <w:t>Two types of climates can be expected in the tropical zone</w:t>
      </w:r>
    </w:p>
    <w:p w:rsidR="006C59BC" w:rsidRPr="006E52E9" w:rsidRDefault="006C59BC" w:rsidP="006C59BC">
      <w:pPr>
        <w:ind w:left="284"/>
        <w:jc w:val="both"/>
        <w:rPr>
          <w:rFonts w:ascii="Arial" w:hAnsi="Arial" w:cs="Arial"/>
        </w:rPr>
      </w:pPr>
      <w:r w:rsidRPr="006E52E9">
        <w:rPr>
          <w:rFonts w:ascii="Arial" w:hAnsi="Arial" w:cs="Arial"/>
        </w:rPr>
        <w:t>(1) The dry desert climate with very high day temperatures and very cold nights.</w:t>
      </w:r>
    </w:p>
    <w:p w:rsidR="006C59BC" w:rsidRPr="006E52E9" w:rsidRDefault="006C59BC" w:rsidP="006C59BC">
      <w:pPr>
        <w:jc w:val="both"/>
        <w:rPr>
          <w:rFonts w:ascii="Arial" w:hAnsi="Arial" w:cs="Arial"/>
        </w:rPr>
      </w:pPr>
      <w:r w:rsidRPr="006E52E9">
        <w:rPr>
          <w:rFonts w:ascii="Arial" w:hAnsi="Arial" w:cs="Arial"/>
        </w:rPr>
        <w:t>(2) The humid hot climate with both day and night high temperatures and humidity around 90%.</w:t>
      </w:r>
    </w:p>
    <w:p w:rsidR="006C59BC" w:rsidRPr="006E52E9" w:rsidRDefault="006C59BC" w:rsidP="006C59BC">
      <w:pPr>
        <w:jc w:val="both"/>
        <w:rPr>
          <w:rFonts w:ascii="Arial" w:hAnsi="Arial" w:cs="Arial"/>
        </w:rPr>
      </w:pPr>
      <w:r w:rsidRPr="006E52E9">
        <w:rPr>
          <w:rFonts w:ascii="Arial" w:hAnsi="Arial" w:cs="Arial"/>
        </w:rPr>
        <w:lastRenderedPageBreak/>
        <w:t>These very hot and humid conditions can be very tiring and tend to reduce working intensity. When the surrounding temperatures are higher than those of the body, the defense mechanism of the body gives off heat in the form of perspiration. If we perspire a lot, we should increase our liquid and salt intake.</w:t>
      </w:r>
    </w:p>
    <w:p w:rsidR="006C59BC" w:rsidRPr="006E52E9" w:rsidRDefault="006C59BC" w:rsidP="006C59BC">
      <w:pPr>
        <w:jc w:val="both"/>
        <w:rPr>
          <w:rFonts w:ascii="Arial" w:hAnsi="Arial" w:cs="Arial"/>
        </w:rPr>
      </w:pPr>
      <w:r w:rsidRPr="006E52E9">
        <w:rPr>
          <w:rFonts w:ascii="Arial" w:hAnsi="Arial" w:cs="Arial"/>
        </w:rPr>
        <w:t>It is important to protect oneself from</w:t>
      </w:r>
    </w:p>
    <w:p w:rsidR="006C59BC" w:rsidRPr="006E52E9" w:rsidRDefault="006C59BC" w:rsidP="006C59BC">
      <w:pPr>
        <w:ind w:left="142"/>
        <w:jc w:val="both"/>
        <w:rPr>
          <w:rFonts w:ascii="Arial" w:hAnsi="Arial" w:cs="Arial"/>
        </w:rPr>
      </w:pPr>
      <w:r w:rsidRPr="006E52E9">
        <w:rPr>
          <w:rFonts w:ascii="Arial" w:hAnsi="Arial" w:cs="Arial"/>
        </w:rPr>
        <w:t>(1) Ultraviolet radiation of the sun. This is the radiation that causes sunburn or snow blindness. Protection against ultraviolet radiation is best achieved by limiting our sunbathing to short periods, using barrier creams and lotions and reliable sunglasses.</w:t>
      </w:r>
    </w:p>
    <w:p w:rsidR="006C59BC" w:rsidRPr="006E52E9" w:rsidRDefault="006C59BC" w:rsidP="006C59BC">
      <w:pPr>
        <w:autoSpaceDE w:val="0"/>
        <w:autoSpaceDN w:val="0"/>
        <w:adjustRightInd w:val="0"/>
        <w:ind w:left="142"/>
        <w:jc w:val="both"/>
        <w:rPr>
          <w:rFonts w:ascii="Arial" w:hAnsi="Arial" w:cs="Arial"/>
        </w:rPr>
      </w:pPr>
      <w:r w:rsidRPr="006E52E9">
        <w:rPr>
          <w:rFonts w:ascii="Arial" w:hAnsi="Arial" w:cs="Arial"/>
        </w:rPr>
        <w:t>(2) Infra-red radiation. This is the radiation that causes "sunstroke" and can be guarded against using light colored head wear.</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Be careful of alcoholic intake. Siesta during the hot hours of midday is recommended.</w:t>
      </w:r>
    </w:p>
    <w:p w:rsidR="006C59BC" w:rsidRPr="006E52E9" w:rsidRDefault="006C59BC" w:rsidP="006C59BC">
      <w:pPr>
        <w:pStyle w:val="Titre3"/>
        <w:jc w:val="both"/>
        <w:rPr>
          <w:rFonts w:cs="Arial"/>
          <w:sz w:val="22"/>
          <w:szCs w:val="22"/>
        </w:rPr>
      </w:pPr>
      <w:r w:rsidRPr="006E52E9">
        <w:rPr>
          <w:rFonts w:cs="Arial"/>
          <w:sz w:val="22"/>
          <w:szCs w:val="22"/>
        </w:rPr>
        <w:t xml:space="preserve"> </w:t>
      </w:r>
      <w:bookmarkStart w:id="31" w:name="_Toc221695316"/>
      <w:r w:rsidRPr="006E52E9">
        <w:rPr>
          <w:rFonts w:cs="Arial"/>
          <w:sz w:val="22"/>
          <w:szCs w:val="22"/>
        </w:rPr>
        <w:t>Hygiene</w:t>
      </w:r>
      <w:bookmarkEnd w:id="31"/>
    </w:p>
    <w:p w:rsidR="006C59BC" w:rsidRPr="006E52E9" w:rsidRDefault="006C59BC" w:rsidP="006C59BC">
      <w:pPr>
        <w:jc w:val="both"/>
        <w:rPr>
          <w:rFonts w:ascii="Arial" w:hAnsi="Arial" w:cs="Arial"/>
        </w:rPr>
      </w:pPr>
    </w:p>
    <w:p w:rsidR="006C59BC" w:rsidRPr="006E52E9" w:rsidRDefault="006C59BC" w:rsidP="006C59BC">
      <w:pPr>
        <w:jc w:val="both"/>
        <w:rPr>
          <w:rFonts w:ascii="Arial" w:hAnsi="Arial" w:cs="Arial"/>
        </w:rPr>
      </w:pPr>
      <w:r w:rsidRPr="006E52E9">
        <w:rPr>
          <w:rFonts w:ascii="Arial" w:hAnsi="Arial" w:cs="Arial"/>
        </w:rPr>
        <w:t>Particular care should be taken regarding hygiene in hot countries.</w:t>
      </w:r>
    </w:p>
    <w:p w:rsidR="006C59BC" w:rsidRPr="006E52E9" w:rsidRDefault="006C59BC" w:rsidP="006C59BC">
      <w:pPr>
        <w:jc w:val="both"/>
        <w:rPr>
          <w:rFonts w:ascii="Arial" w:hAnsi="Arial" w:cs="Arial"/>
        </w:rPr>
      </w:pPr>
      <w:r w:rsidRPr="006E52E9">
        <w:rPr>
          <w:rFonts w:ascii="Arial" w:hAnsi="Arial" w:cs="Arial"/>
        </w:rPr>
        <w:t>(1) Drinking Water: Supply of pure drinking water is the exception in tropical and sub-tropical areas. Water from the tap must be regarded as infected, even when it is merely used for brushing the teeth. A guiding principle should be not to drink any water which is not purified by boiling, or by chemical disinfection (chlorination). The common infections dealing with water are typhoid fever, paratyphoid fever, and dysentery.</w:t>
      </w:r>
    </w:p>
    <w:p w:rsidR="006C59BC" w:rsidRPr="006E52E9" w:rsidRDefault="006C59BC" w:rsidP="006C59BC">
      <w:pPr>
        <w:jc w:val="both"/>
        <w:rPr>
          <w:rFonts w:ascii="Arial" w:hAnsi="Arial" w:cs="Arial"/>
        </w:rPr>
      </w:pPr>
      <w:r w:rsidRPr="006E52E9">
        <w:rPr>
          <w:rFonts w:ascii="Arial" w:hAnsi="Arial" w:cs="Arial"/>
        </w:rPr>
        <w:t>(2) Milk: Unboiled milk can be a source of infection.</w:t>
      </w:r>
    </w:p>
    <w:p w:rsidR="006C59BC" w:rsidRPr="006E52E9" w:rsidRDefault="006C59BC" w:rsidP="006C59BC">
      <w:pPr>
        <w:jc w:val="both"/>
        <w:rPr>
          <w:rFonts w:ascii="Arial" w:hAnsi="Arial" w:cs="Arial"/>
        </w:rPr>
      </w:pPr>
      <w:r w:rsidRPr="006E52E9">
        <w:rPr>
          <w:rFonts w:ascii="Arial" w:hAnsi="Arial" w:cs="Arial"/>
        </w:rPr>
        <w:t>(3) Recommended drinks: Boiled drinks and beverages in bottles.</w:t>
      </w:r>
    </w:p>
    <w:p w:rsidR="006C59BC" w:rsidRPr="006E52E9" w:rsidRDefault="006C59BC" w:rsidP="006C59BC">
      <w:pPr>
        <w:jc w:val="both"/>
        <w:rPr>
          <w:rFonts w:ascii="Arial" w:hAnsi="Arial" w:cs="Arial"/>
        </w:rPr>
      </w:pPr>
      <w:r w:rsidRPr="006E52E9">
        <w:rPr>
          <w:rFonts w:ascii="Arial" w:hAnsi="Arial" w:cs="Arial"/>
        </w:rPr>
        <w:t>Make su</w:t>
      </w:r>
      <w:r w:rsidRPr="006E52E9">
        <w:rPr>
          <w:rFonts w:ascii="Arial" w:hAnsi="Arial" w:cs="Arial"/>
          <w:i/>
          <w:iCs/>
        </w:rPr>
        <w:t>r</w:t>
      </w:r>
      <w:r w:rsidRPr="006E52E9">
        <w:rPr>
          <w:rFonts w:ascii="Arial" w:hAnsi="Arial" w:cs="Arial"/>
        </w:rPr>
        <w:t xml:space="preserve">e the bottles are opened in your presence. </w:t>
      </w:r>
    </w:p>
    <w:p w:rsidR="006C59BC" w:rsidRPr="006E52E9" w:rsidRDefault="006C59BC" w:rsidP="006C59BC">
      <w:pPr>
        <w:jc w:val="both"/>
        <w:rPr>
          <w:rFonts w:ascii="Arial" w:hAnsi="Arial" w:cs="Arial"/>
        </w:rPr>
      </w:pPr>
      <w:r w:rsidRPr="006E52E9">
        <w:rPr>
          <w:rFonts w:ascii="Arial" w:hAnsi="Arial" w:cs="Arial"/>
        </w:rPr>
        <w:t>(4) Ice: Ice is very often contaminated. Do not use ice in your drink.</w:t>
      </w:r>
    </w:p>
    <w:p w:rsidR="006C59BC" w:rsidRPr="006E52E9" w:rsidRDefault="006C59BC" w:rsidP="006C59BC">
      <w:pPr>
        <w:jc w:val="both"/>
        <w:rPr>
          <w:rFonts w:ascii="Arial" w:hAnsi="Arial" w:cs="Arial"/>
        </w:rPr>
      </w:pPr>
      <w:r w:rsidRPr="006E52E9">
        <w:rPr>
          <w:rFonts w:ascii="Arial" w:hAnsi="Arial" w:cs="Arial"/>
        </w:rPr>
        <w:t>(5) Fruit: Avoid raw fruit without peeling. Use fruit that can be peeled. Safe fruit - orange, bananas, mangoes, pineapples, etc., wash fruit before peeling. Wash grapes before eating.</w:t>
      </w:r>
    </w:p>
    <w:p w:rsidR="006C59BC" w:rsidRPr="006E52E9" w:rsidRDefault="006C59BC" w:rsidP="006C59BC">
      <w:pPr>
        <w:jc w:val="both"/>
        <w:rPr>
          <w:rFonts w:ascii="Arial" w:hAnsi="Arial" w:cs="Arial"/>
        </w:rPr>
      </w:pPr>
      <w:r w:rsidRPr="006E52E9">
        <w:rPr>
          <w:rFonts w:ascii="Arial" w:hAnsi="Arial" w:cs="Arial"/>
        </w:rPr>
        <w:t>(6) Salads and Raw Vegetables: Eating salads or raw vegetables runs the risk of worm infestation or of contracting amoebic dysentery.</w:t>
      </w:r>
    </w:p>
    <w:p w:rsidR="006C59BC" w:rsidRPr="006E52E9" w:rsidRDefault="006C59BC" w:rsidP="006C59BC">
      <w:pPr>
        <w:jc w:val="both"/>
        <w:rPr>
          <w:rFonts w:ascii="Arial" w:hAnsi="Arial" w:cs="Arial"/>
        </w:rPr>
      </w:pPr>
      <w:r w:rsidRPr="006E52E9">
        <w:rPr>
          <w:rFonts w:ascii="Arial" w:hAnsi="Arial" w:cs="Arial"/>
        </w:rPr>
        <w:t>(7) Meats: Eat only fresh meat which has been freshly cooked.</w:t>
      </w:r>
    </w:p>
    <w:p w:rsidR="006C59BC" w:rsidRPr="006E52E9" w:rsidRDefault="006C59BC" w:rsidP="006C59BC">
      <w:pPr>
        <w:ind w:left="142"/>
        <w:jc w:val="both"/>
        <w:rPr>
          <w:rFonts w:ascii="Arial" w:hAnsi="Arial" w:cs="Arial"/>
        </w:rPr>
      </w:pPr>
      <w:r w:rsidRPr="006E52E9">
        <w:rPr>
          <w:rFonts w:ascii="Arial" w:hAnsi="Arial" w:cs="Arial"/>
        </w:rPr>
        <w:t xml:space="preserve"> Avoid raw or cold meats.</w:t>
      </w:r>
    </w:p>
    <w:p w:rsidR="006C59BC" w:rsidRPr="006E52E9" w:rsidRDefault="006C59BC" w:rsidP="006C59BC">
      <w:pPr>
        <w:jc w:val="both"/>
        <w:rPr>
          <w:rFonts w:ascii="Arial" w:hAnsi="Arial" w:cs="Arial"/>
        </w:rPr>
      </w:pPr>
      <w:r w:rsidRPr="006E52E9">
        <w:rPr>
          <w:rFonts w:ascii="Arial" w:hAnsi="Arial" w:cs="Arial"/>
        </w:rPr>
        <w:t>(8) Fish: Eat only fresh fish freshly cooked. Avoid shellfish, especially oysters.</w:t>
      </w:r>
    </w:p>
    <w:p w:rsidR="006C59BC" w:rsidRPr="006E52E9" w:rsidRDefault="006C59BC" w:rsidP="006C59BC">
      <w:pPr>
        <w:rPr>
          <w:rFonts w:ascii="Arial" w:hAnsi="Arial" w:cs="Arial"/>
        </w:rPr>
      </w:pPr>
      <w:r w:rsidRPr="006E52E9">
        <w:rPr>
          <w:rFonts w:ascii="Arial" w:hAnsi="Arial" w:cs="Arial"/>
        </w:rPr>
        <w:t>(9) Bathing: Use only purified pools or open sea. Fungus diseases are common in hot, humid climates. When bathing, it is advisable to plug your ears with cotton wool to prevent fungus infection of ear canal. Also wear shoes at pool side to avoid fungus infection of feet.</w:t>
      </w:r>
    </w:p>
    <w:p w:rsidR="006C59BC" w:rsidRPr="006E52E9" w:rsidRDefault="006C59BC" w:rsidP="006C59BC">
      <w:pPr>
        <w:rPr>
          <w:rFonts w:ascii="Arial" w:hAnsi="Arial" w:cs="Arial"/>
        </w:rPr>
      </w:pPr>
      <w:r w:rsidRPr="006E52E9">
        <w:rPr>
          <w:rFonts w:ascii="Arial" w:hAnsi="Arial" w:cs="Arial"/>
        </w:rPr>
        <w:t>In infected areas (e.g. hushes/jungles), wear long sleeved shirts and long trousers.</w:t>
      </w:r>
    </w:p>
    <w:p w:rsidR="006C59BC" w:rsidRPr="006E52E9" w:rsidRDefault="006C59BC" w:rsidP="006C59BC">
      <w:pPr>
        <w:rPr>
          <w:rFonts w:ascii="Arial" w:hAnsi="Arial" w:cs="Arial"/>
        </w:rPr>
      </w:pPr>
      <w:r w:rsidRPr="006E52E9">
        <w:rPr>
          <w:rFonts w:ascii="Arial" w:hAnsi="Arial" w:cs="Arial"/>
        </w:rPr>
        <w:lastRenderedPageBreak/>
        <w:t>Prevent or minimize insects’ bites which carrying diseases (filariasis, encephalitis, sleeping sickness) or by poisonous insects or animals (spiders, scorpions, snakes); use insect repellent.</w:t>
      </w:r>
    </w:p>
    <w:p w:rsidR="006C59BC" w:rsidRPr="006E52E9" w:rsidRDefault="006C59BC" w:rsidP="006C59BC">
      <w:pPr>
        <w:pStyle w:val="Titre3"/>
        <w:ind w:left="0" w:firstLine="0"/>
        <w:jc w:val="both"/>
        <w:rPr>
          <w:rFonts w:cs="Arial"/>
          <w:sz w:val="22"/>
          <w:szCs w:val="22"/>
        </w:rPr>
      </w:pPr>
      <w:bookmarkStart w:id="32" w:name="_Toc221695317"/>
      <w:r w:rsidRPr="006E52E9">
        <w:rPr>
          <w:rFonts w:cs="Arial"/>
          <w:sz w:val="22"/>
          <w:szCs w:val="22"/>
        </w:rPr>
        <w:t>TROPICAL DISEASES</w:t>
      </w:r>
      <w:bookmarkEnd w:id="32"/>
      <w:r w:rsidRPr="006E52E9">
        <w:rPr>
          <w:rFonts w:cs="Arial"/>
          <w:sz w:val="22"/>
          <w:szCs w:val="22"/>
        </w:rPr>
        <w:t xml:space="preserve"> </w:t>
      </w:r>
    </w:p>
    <w:p w:rsidR="006C59BC" w:rsidRPr="006E52E9" w:rsidRDefault="006C59BC" w:rsidP="006C59BC">
      <w:pPr>
        <w:jc w:val="both"/>
        <w:rPr>
          <w:rFonts w:ascii="Arial" w:hAnsi="Arial" w:cs="Arial"/>
        </w:rPr>
      </w:pPr>
      <w:r w:rsidRPr="006E52E9">
        <w:rPr>
          <w:rFonts w:ascii="Arial" w:hAnsi="Arial" w:cs="Arial"/>
        </w:rPr>
        <w:t>Tropical diseases are not confined entirely to the tropics but can occur almost anywhere. However, their incidence and frequency are influenced by local factors.</w:t>
      </w:r>
    </w:p>
    <w:p w:rsidR="006C59BC" w:rsidRPr="006E52E9" w:rsidRDefault="006C59BC" w:rsidP="006C59BC">
      <w:pPr>
        <w:jc w:val="both"/>
        <w:rPr>
          <w:rFonts w:ascii="Arial" w:hAnsi="Arial" w:cs="Arial"/>
        </w:rPr>
      </w:pPr>
      <w:r w:rsidRPr="006E52E9">
        <w:rPr>
          <w:rFonts w:ascii="Arial" w:hAnsi="Arial" w:cs="Arial"/>
        </w:rPr>
        <w:t>Tropical diseases are mainly transmitted in the following ways:</w:t>
      </w:r>
    </w:p>
    <w:p w:rsidR="006C59BC" w:rsidRPr="006E52E9" w:rsidRDefault="006C59BC" w:rsidP="006C59BC">
      <w:pPr>
        <w:jc w:val="both"/>
        <w:rPr>
          <w:rFonts w:ascii="Arial" w:hAnsi="Arial" w:cs="Arial"/>
        </w:rPr>
      </w:pPr>
      <w:r w:rsidRPr="006E52E9">
        <w:rPr>
          <w:rFonts w:ascii="Arial" w:hAnsi="Arial" w:cs="Arial"/>
        </w:rPr>
        <w:t>(1) Through insect stings or bites</w:t>
      </w:r>
    </w:p>
    <w:p w:rsidR="006C59BC" w:rsidRPr="006E52E9" w:rsidRDefault="006C59BC" w:rsidP="006C59BC">
      <w:pPr>
        <w:jc w:val="both"/>
        <w:rPr>
          <w:rFonts w:ascii="Arial" w:hAnsi="Arial" w:cs="Arial"/>
        </w:rPr>
      </w:pPr>
      <w:r w:rsidRPr="006E52E9">
        <w:rPr>
          <w:rFonts w:ascii="Arial" w:hAnsi="Arial" w:cs="Arial"/>
        </w:rPr>
        <w:t>(2) Through healthy skin by other parasites</w:t>
      </w:r>
    </w:p>
    <w:p w:rsidR="006C59BC" w:rsidRPr="006E52E9" w:rsidRDefault="006C59BC" w:rsidP="006C59BC">
      <w:pPr>
        <w:jc w:val="both"/>
        <w:rPr>
          <w:rFonts w:ascii="Arial" w:hAnsi="Arial" w:cs="Arial"/>
        </w:rPr>
      </w:pPr>
      <w:r w:rsidRPr="006E52E9">
        <w:rPr>
          <w:rFonts w:ascii="Arial" w:hAnsi="Arial" w:cs="Arial"/>
        </w:rPr>
        <w:t>(3) Through food and drink</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(4) From the ground</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(5) Person to person</w:t>
      </w:r>
    </w:p>
    <w:p w:rsidR="006C59BC" w:rsidRPr="006E52E9" w:rsidRDefault="006C59BC" w:rsidP="006C59BC">
      <w:pPr>
        <w:autoSpaceDE w:val="0"/>
        <w:autoSpaceDN w:val="0"/>
        <w:adjustRightInd w:val="0"/>
        <w:jc w:val="both"/>
        <w:rPr>
          <w:rFonts w:ascii="Arial" w:hAnsi="Arial" w:cs="Arial"/>
          <w:b/>
          <w:bCs/>
        </w:rPr>
      </w:pPr>
      <w:r w:rsidRPr="006E52E9">
        <w:rPr>
          <w:rFonts w:ascii="Arial" w:hAnsi="Arial" w:cs="Arial"/>
        </w:rPr>
        <w:t xml:space="preserve">• </w:t>
      </w:r>
      <w:r w:rsidRPr="006E52E9">
        <w:rPr>
          <w:rFonts w:ascii="Arial" w:hAnsi="Arial" w:cs="Arial"/>
          <w:b/>
          <w:bCs/>
        </w:rPr>
        <w:t>Following insects transmit disease:</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(1) Mosquitoes transmit Malaria, Yellow Fever, Dengue Fever and Sandfly</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Fever</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(2) Tsetse Fly (Central Africa) transmit sleeping sickness</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(3) Lice transmit Typhus, relapsing fever, spotted fever</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(4) Rat Fleas transmit Plague.</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Protective measures against insects: Sleeping quarters should be free of insects.</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Use mosquito nets over beds. Nets should be taught and should not meet body or use insecticide. Protect the skin by using an insect repellant.</w:t>
      </w:r>
    </w:p>
    <w:p w:rsidR="006C59BC" w:rsidRPr="006E52E9" w:rsidRDefault="006C59BC" w:rsidP="006C59BC">
      <w:pPr>
        <w:autoSpaceDE w:val="0"/>
        <w:autoSpaceDN w:val="0"/>
        <w:adjustRightInd w:val="0"/>
        <w:jc w:val="both"/>
        <w:rPr>
          <w:rFonts w:ascii="Arial" w:hAnsi="Arial" w:cs="Arial"/>
          <w:b/>
          <w:bCs/>
        </w:rPr>
      </w:pPr>
      <w:r w:rsidRPr="006E52E9">
        <w:rPr>
          <w:rFonts w:ascii="Arial" w:hAnsi="Arial" w:cs="Arial"/>
        </w:rPr>
        <w:t xml:space="preserve">• </w:t>
      </w:r>
      <w:r w:rsidRPr="006E52E9">
        <w:rPr>
          <w:rFonts w:ascii="Arial" w:hAnsi="Arial" w:cs="Arial"/>
          <w:b/>
          <w:bCs/>
        </w:rPr>
        <w:t>Following diseases are contracted through the skin:</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(1) Bilharzia: Aquatic snails act as intermediaries. The larvae of worms pass from such snails into the water and in contact with the skin into the human body.</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(2) Weil's Disease: The germs of this disease are excreted in rat’s urine. They can penetrate the skin of bathers.</w:t>
      </w:r>
    </w:p>
    <w:p w:rsidR="006C59BC" w:rsidRPr="006E52E9" w:rsidRDefault="006C59BC" w:rsidP="006C59BC">
      <w:pPr>
        <w:jc w:val="both"/>
        <w:rPr>
          <w:rFonts w:ascii="Arial" w:hAnsi="Arial" w:cs="Arial"/>
        </w:rPr>
      </w:pPr>
      <w:r w:rsidRPr="006E52E9">
        <w:rPr>
          <w:rFonts w:ascii="Arial" w:hAnsi="Arial" w:cs="Arial"/>
        </w:rPr>
        <w:t>(3) Fungus Diseases: The fungus is present in tropical and subtropical inland waters, in shallow rivers and lakes, hardly ever in sea water</w:t>
      </w:r>
    </w:p>
    <w:p w:rsidR="006C59BC" w:rsidRPr="006E52E9" w:rsidRDefault="006C59BC" w:rsidP="006C59BC">
      <w:pPr>
        <w:pStyle w:val="Titre3"/>
        <w:jc w:val="both"/>
        <w:rPr>
          <w:rFonts w:cs="Arial"/>
          <w:sz w:val="22"/>
          <w:szCs w:val="22"/>
        </w:rPr>
      </w:pPr>
      <w:bookmarkStart w:id="33" w:name="_Toc221695318"/>
      <w:r w:rsidRPr="006E52E9">
        <w:rPr>
          <w:rFonts w:cs="Arial"/>
          <w:sz w:val="22"/>
          <w:szCs w:val="22"/>
        </w:rPr>
        <w:t>Main tropical diseases</w:t>
      </w:r>
      <w:bookmarkEnd w:id="33"/>
    </w:p>
    <w:p w:rsidR="006C59BC" w:rsidRPr="006E52E9" w:rsidRDefault="006C59BC" w:rsidP="006C59BC">
      <w:pPr>
        <w:autoSpaceDE w:val="0"/>
        <w:autoSpaceDN w:val="0"/>
        <w:adjustRightInd w:val="0"/>
        <w:jc w:val="both"/>
        <w:rPr>
          <w:rFonts w:ascii="Arial" w:hAnsi="Arial" w:cs="Arial"/>
          <w:b/>
          <w:bCs/>
        </w:rPr>
      </w:pPr>
      <w:r w:rsidRPr="006E52E9">
        <w:rPr>
          <w:rFonts w:ascii="Arial" w:hAnsi="Arial" w:cs="Arial"/>
          <w:b/>
          <w:bCs/>
        </w:rPr>
        <w:t>Amoebiasis (amoebic dysentery)</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(1) Causative Parasite: Amoebiasis is due to the ingestion of a unicelled parasite, the Entamoeba Histolytica. This is followed by an infection of the intestinal tract.</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lastRenderedPageBreak/>
        <w:t>(2) Distribution: Although most prevalent as an endemic disease of tropical and sub-tropical countries, insanitary disposal of excreta.</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(3) And primitive methods of water purification may result in its introduction into temperate zones.</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(4) Source of Infection: Water polluted by infected faces is the commonest source of infection, hence the prophylactic importance of safe drinking water. Other sources of infection are foods grown on soil manured by infected excreta, flies and food handlers.</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(5) Clinical features: Clinically the disease is characterized by an insidious onset, frequent febrile relapses and a tendency to chronicity. Diarrhea is the outstanding symptom, but it may be absent. There is abdominal pain with blood and mucus in the stools.</w:t>
      </w:r>
    </w:p>
    <w:p w:rsidR="006C59BC" w:rsidRPr="006E52E9" w:rsidRDefault="006C59BC" w:rsidP="006C59BC">
      <w:pPr>
        <w:jc w:val="both"/>
        <w:rPr>
          <w:rFonts w:ascii="Arial" w:hAnsi="Arial" w:cs="Arial"/>
        </w:rPr>
      </w:pPr>
      <w:r w:rsidRPr="006E52E9">
        <w:rPr>
          <w:rFonts w:ascii="Arial" w:hAnsi="Arial" w:cs="Arial"/>
        </w:rPr>
        <w:t>(6) Complications.</w:t>
      </w:r>
    </w:p>
    <w:p w:rsidR="006C59BC" w:rsidRPr="006E52E9" w:rsidRDefault="006C59BC" w:rsidP="006C59BC">
      <w:pPr>
        <w:jc w:val="both"/>
        <w:rPr>
          <w:rFonts w:ascii="Arial" w:hAnsi="Arial" w:cs="Arial"/>
        </w:rPr>
      </w:pPr>
      <w:r w:rsidRPr="006E52E9">
        <w:rPr>
          <w:rFonts w:ascii="Arial" w:hAnsi="Arial" w:cs="Arial"/>
        </w:rPr>
        <w:t>i. Inflammation of the liver</w:t>
      </w:r>
    </w:p>
    <w:p w:rsidR="006C59BC" w:rsidRPr="006E52E9" w:rsidRDefault="006C59BC" w:rsidP="006C59BC">
      <w:pPr>
        <w:jc w:val="both"/>
        <w:rPr>
          <w:rFonts w:ascii="Arial" w:hAnsi="Arial" w:cs="Arial"/>
        </w:rPr>
      </w:pPr>
      <w:r w:rsidRPr="006E52E9">
        <w:rPr>
          <w:rFonts w:ascii="Arial" w:hAnsi="Arial" w:cs="Arial"/>
        </w:rPr>
        <w:t>ii. Liver abscesses</w:t>
      </w:r>
    </w:p>
    <w:p w:rsidR="006C59BC" w:rsidRPr="006E52E9" w:rsidRDefault="006C59BC" w:rsidP="006C59BC">
      <w:pPr>
        <w:jc w:val="both"/>
        <w:rPr>
          <w:rFonts w:ascii="Arial" w:hAnsi="Arial" w:cs="Arial"/>
        </w:rPr>
      </w:pPr>
      <w:r w:rsidRPr="006E52E9">
        <w:rPr>
          <w:rFonts w:ascii="Arial" w:hAnsi="Arial" w:cs="Arial"/>
        </w:rPr>
        <w:t>iii. Inflammation of the gall bladder and bile ducts</w:t>
      </w:r>
    </w:p>
    <w:p w:rsidR="006C59BC" w:rsidRPr="006E52E9" w:rsidRDefault="006C59BC" w:rsidP="006C59BC">
      <w:pPr>
        <w:jc w:val="both"/>
        <w:rPr>
          <w:rFonts w:ascii="Arial" w:hAnsi="Arial" w:cs="Arial"/>
        </w:rPr>
      </w:pPr>
      <w:r w:rsidRPr="006E52E9">
        <w:rPr>
          <w:rFonts w:ascii="Arial" w:hAnsi="Arial" w:cs="Arial"/>
        </w:rPr>
        <w:t>(7) Treatment: Consists in rest, diet and a course of therapy which varies with the type of case.</w:t>
      </w:r>
    </w:p>
    <w:p w:rsidR="006C59BC" w:rsidRPr="006E52E9" w:rsidRDefault="006C59BC" w:rsidP="006C59BC">
      <w:pPr>
        <w:jc w:val="both"/>
        <w:rPr>
          <w:rFonts w:ascii="Arial" w:hAnsi="Arial" w:cs="Arial"/>
        </w:rPr>
      </w:pPr>
      <w:r w:rsidRPr="006E52E9">
        <w:rPr>
          <w:rFonts w:ascii="Arial" w:hAnsi="Arial" w:cs="Arial"/>
        </w:rPr>
        <w:t>(8) Prophylaxis: No vaccination or inoculation is available, nor is there any chemical prophylaxis such as is used to prevent Malaria.</w:t>
      </w:r>
    </w:p>
    <w:p w:rsidR="006C59BC" w:rsidRPr="006E52E9" w:rsidRDefault="006C59BC" w:rsidP="006C59BC">
      <w:pPr>
        <w:pStyle w:val="Titre3"/>
        <w:jc w:val="both"/>
        <w:rPr>
          <w:rFonts w:cs="Arial"/>
          <w:sz w:val="22"/>
          <w:szCs w:val="22"/>
        </w:rPr>
      </w:pPr>
      <w:r w:rsidRPr="006E52E9">
        <w:rPr>
          <w:rFonts w:cs="Arial"/>
          <w:sz w:val="22"/>
          <w:szCs w:val="22"/>
        </w:rPr>
        <w:t xml:space="preserve"> </w:t>
      </w:r>
      <w:bookmarkStart w:id="34" w:name="_Toc221695319"/>
      <w:r w:rsidRPr="006E52E9">
        <w:rPr>
          <w:rFonts w:cs="Arial"/>
          <w:sz w:val="22"/>
          <w:szCs w:val="22"/>
        </w:rPr>
        <w:t>Hygience measures</w:t>
      </w:r>
      <w:bookmarkEnd w:id="34"/>
    </w:p>
    <w:p w:rsidR="006C59BC" w:rsidRPr="006E52E9" w:rsidRDefault="006C59BC" w:rsidP="006C59BC">
      <w:pPr>
        <w:autoSpaceDE w:val="0"/>
        <w:autoSpaceDN w:val="0"/>
        <w:adjustRightInd w:val="0"/>
        <w:jc w:val="both"/>
        <w:rPr>
          <w:rFonts w:ascii="Arial" w:hAnsi="Arial" w:cs="Arial"/>
          <w:b/>
          <w:bCs/>
        </w:rPr>
      </w:pPr>
      <w:r w:rsidRPr="006E52E9">
        <w:rPr>
          <w:rFonts w:ascii="Arial" w:hAnsi="Arial" w:cs="Arial"/>
          <w:b/>
          <w:bCs/>
        </w:rPr>
        <w:t>. Malaria</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(1) Transmission: Infection takes place through the bite of an infected anopheles’ mosquito and transmission of the parasite into the human blood stream.</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 xml:space="preserve">(2) Geographical distribution: Variable, consult medical department. </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(3) Incubation Period: The incubation period usually ranges from 10 to 35 days.</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(4) Morbidity: Malaria causes several million deaths each year.</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(5) Symptoms: An acute, sometimes chronic, often recurrent, febrile disease characterized by periodic paroxysms of chills followed by high fever and sweating due to the presence of parasites in blood. The early stage of the illness can very easily be confused with many other infectious diseases, the more so if this occurs after return to a temperate region where your doctor may not think immediately of the possibility of Malaria.</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(6) Prophylaxis: Preventive measures include use of insect repellent sprays to protect skin, screens on doors and windows, mosquito netting in bedrooms, sufficient clothing to cover as much the skin surface as possible against mosquito bites (this is important after sundown).</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lastRenderedPageBreak/>
        <w:t>It is not possible to produce permanent immunity either chemically or using vaccines. Therefore, chemical prophylactic drugs are only effective if they are taken regularly.</w:t>
      </w:r>
    </w:p>
    <w:p w:rsidR="006C59BC" w:rsidRPr="006E52E9" w:rsidRDefault="006C59BC" w:rsidP="006C59BC">
      <w:pPr>
        <w:autoSpaceDE w:val="0"/>
        <w:autoSpaceDN w:val="0"/>
        <w:adjustRightInd w:val="0"/>
        <w:jc w:val="both"/>
        <w:rPr>
          <w:rFonts w:ascii="Arial" w:hAnsi="Arial" w:cs="Arial"/>
        </w:rPr>
      </w:pPr>
      <w:r w:rsidRPr="006E52E9">
        <w:rPr>
          <w:rFonts w:ascii="Arial" w:hAnsi="Arial" w:cs="Arial"/>
        </w:rPr>
        <w:t>(7) Treatment: Under medical supervision. Malaria can be fatal if treatment is delayed. Therefore, after having been in a malarial area, if you feel unwell or have an unusual temperature within four weeks of leaving the area, tell your doctor, don't wait to be asked</w:t>
      </w:r>
    </w:p>
    <w:p w:rsidR="006C59BC" w:rsidRPr="006E52E9" w:rsidRDefault="006C59BC" w:rsidP="006C59BC">
      <w:pPr>
        <w:ind w:left="142"/>
        <w:jc w:val="both"/>
        <w:rPr>
          <w:rFonts w:ascii="Arial" w:hAnsi="Arial" w:cs="Arial"/>
          <w:b/>
          <w:bCs/>
        </w:rPr>
      </w:pPr>
      <w:r w:rsidRPr="006E52E9">
        <w:rPr>
          <w:rFonts w:ascii="Arial" w:hAnsi="Arial" w:cs="Arial"/>
        </w:rPr>
        <w:t xml:space="preserve">• </w:t>
      </w:r>
      <w:r w:rsidRPr="006E52E9">
        <w:rPr>
          <w:rFonts w:ascii="Arial" w:hAnsi="Arial" w:cs="Arial"/>
          <w:b/>
          <w:bCs/>
        </w:rPr>
        <w:t>Typhoid and paratyphoid fevers</w:t>
      </w:r>
    </w:p>
    <w:p w:rsidR="006C59BC" w:rsidRPr="006E52E9" w:rsidRDefault="006C59BC" w:rsidP="006C59BC">
      <w:pPr>
        <w:ind w:left="142"/>
        <w:jc w:val="both"/>
        <w:rPr>
          <w:rFonts w:ascii="Arial" w:hAnsi="Arial" w:cs="Arial"/>
        </w:rPr>
      </w:pPr>
      <w:r w:rsidRPr="006E52E9">
        <w:rPr>
          <w:rFonts w:ascii="Arial" w:hAnsi="Arial" w:cs="Arial"/>
        </w:rPr>
        <w:t>They are ingestion diseases characterized by high fever and intestinal symptoms.</w:t>
      </w:r>
    </w:p>
    <w:p w:rsidR="006C59BC" w:rsidRPr="006E52E9" w:rsidRDefault="006C59BC" w:rsidP="006C59BC">
      <w:pPr>
        <w:ind w:left="142"/>
        <w:jc w:val="both"/>
        <w:rPr>
          <w:rFonts w:ascii="Arial" w:hAnsi="Arial" w:cs="Arial"/>
        </w:rPr>
      </w:pPr>
      <w:r w:rsidRPr="006E52E9">
        <w:rPr>
          <w:rFonts w:ascii="Arial" w:hAnsi="Arial" w:cs="Arial"/>
        </w:rPr>
        <w:t>(1) Transmission: Typhoid fever is conveyed by water contaminated by sewage; by articles of food grown in or gathered from water, e.g. shellfish and watercress; or by dairy or cooking utensils washed in such water.</w:t>
      </w:r>
    </w:p>
    <w:p w:rsidR="006C59BC" w:rsidRPr="006E52E9" w:rsidRDefault="006C59BC" w:rsidP="006C59BC">
      <w:pPr>
        <w:ind w:left="142"/>
        <w:jc w:val="both"/>
        <w:rPr>
          <w:rFonts w:ascii="Arial" w:hAnsi="Arial" w:cs="Arial"/>
        </w:rPr>
      </w:pPr>
      <w:r w:rsidRPr="006E52E9">
        <w:rPr>
          <w:rFonts w:ascii="Arial" w:hAnsi="Arial" w:cs="Arial"/>
        </w:rPr>
        <w:t>Paratyphoid fever is rarely waterborne; recorded epidemics are few. The disease is usually disseminated by foodstuffs contaminated by carriers.</w:t>
      </w:r>
    </w:p>
    <w:p w:rsidR="006C59BC" w:rsidRPr="006E52E9" w:rsidRDefault="006C59BC" w:rsidP="006C59BC">
      <w:pPr>
        <w:ind w:left="142"/>
        <w:jc w:val="both"/>
        <w:rPr>
          <w:rFonts w:ascii="Arial" w:hAnsi="Arial" w:cs="Arial"/>
        </w:rPr>
      </w:pPr>
      <w:r w:rsidRPr="006E52E9">
        <w:rPr>
          <w:rFonts w:ascii="Arial" w:hAnsi="Arial" w:cs="Arial"/>
        </w:rPr>
        <w:t>(2) Incubation Time: From seven to twenty-one days.</w:t>
      </w:r>
    </w:p>
    <w:p w:rsidR="006C59BC" w:rsidRPr="006E52E9" w:rsidRDefault="006C59BC" w:rsidP="006C59BC">
      <w:pPr>
        <w:ind w:left="142"/>
        <w:jc w:val="both"/>
        <w:rPr>
          <w:rFonts w:ascii="Arial" w:hAnsi="Arial" w:cs="Arial"/>
        </w:rPr>
      </w:pPr>
      <w:r w:rsidRPr="006E52E9">
        <w:rPr>
          <w:rFonts w:ascii="Arial" w:hAnsi="Arial" w:cs="Arial"/>
        </w:rPr>
        <w:t>(3) Geographical Incidence: The disease is likely to occur wherever the water supply is impure. Generally, the less satisfactory the sanitation and more prevalent is enteric fever.</w:t>
      </w:r>
    </w:p>
    <w:p w:rsidR="006C59BC" w:rsidRPr="006E52E9" w:rsidRDefault="006C59BC" w:rsidP="006C59BC">
      <w:pPr>
        <w:ind w:left="142"/>
        <w:jc w:val="both"/>
        <w:rPr>
          <w:rFonts w:ascii="Arial" w:hAnsi="Arial" w:cs="Arial"/>
        </w:rPr>
      </w:pPr>
      <w:r w:rsidRPr="006E52E9">
        <w:rPr>
          <w:rFonts w:ascii="Arial" w:hAnsi="Arial" w:cs="Arial"/>
        </w:rPr>
        <w:t>However, with the use of adequate drugs cases of death are now rare.</w:t>
      </w:r>
    </w:p>
    <w:p w:rsidR="006C59BC" w:rsidRPr="006E52E9" w:rsidRDefault="006C59BC" w:rsidP="006C59BC">
      <w:pPr>
        <w:ind w:left="142"/>
        <w:jc w:val="both"/>
        <w:rPr>
          <w:rFonts w:ascii="Arial" w:hAnsi="Arial" w:cs="Arial"/>
        </w:rPr>
      </w:pPr>
      <w:r w:rsidRPr="006E52E9">
        <w:rPr>
          <w:rFonts w:ascii="Arial" w:hAnsi="Arial" w:cs="Arial"/>
        </w:rPr>
        <w:t>(4) Symptoms: Vague symptoms of illness tend to increase in severity throughout the first week. Lassitude, frontal headache, general aches and pains, disturbed sleep, anorexia and thirst, abdominal discomfort, temperature rising to 4O°C, diarrhea with or without bleeding.</w:t>
      </w:r>
    </w:p>
    <w:p w:rsidR="006C59BC" w:rsidRPr="006E52E9" w:rsidRDefault="006C59BC" w:rsidP="006C59BC">
      <w:pPr>
        <w:ind w:left="142"/>
        <w:jc w:val="both"/>
        <w:rPr>
          <w:rFonts w:ascii="Arial" w:hAnsi="Arial" w:cs="Arial"/>
        </w:rPr>
      </w:pPr>
      <w:r w:rsidRPr="006E52E9">
        <w:rPr>
          <w:rFonts w:ascii="Arial" w:hAnsi="Arial" w:cs="Arial"/>
        </w:rPr>
        <w:t>(5) Precautions: Strict hygiene of food and drink.</w:t>
      </w:r>
    </w:p>
    <w:p w:rsidR="006C59BC" w:rsidRPr="006E52E9" w:rsidRDefault="006C59BC" w:rsidP="006C59BC">
      <w:pPr>
        <w:ind w:left="142"/>
        <w:jc w:val="both"/>
        <w:rPr>
          <w:rFonts w:ascii="Arial" w:hAnsi="Arial" w:cs="Arial"/>
        </w:rPr>
      </w:pPr>
      <w:r w:rsidRPr="006E52E9">
        <w:rPr>
          <w:rFonts w:ascii="Arial" w:hAnsi="Arial" w:cs="Arial"/>
        </w:rPr>
        <w:t>(6) Prophylaxis: Is by inoculation. Inoculation is not an international requirement for entry into any country. Inoculation is strongly recommended when travelling to regions of poor general hygiene.</w:t>
      </w:r>
    </w:p>
    <w:p w:rsidR="006E52E9" w:rsidRPr="006E52E9" w:rsidRDefault="006E52E9" w:rsidP="006E52E9">
      <w:pPr>
        <w:ind w:left="142"/>
        <w:jc w:val="both"/>
        <w:rPr>
          <w:rFonts w:ascii="Arial" w:hAnsi="Arial" w:cs="Arial"/>
        </w:rPr>
      </w:pPr>
      <w:r w:rsidRPr="006E52E9">
        <w:rPr>
          <w:rFonts w:ascii="Arial" w:hAnsi="Arial" w:cs="Arial"/>
          <w:b/>
          <w:bCs/>
        </w:rPr>
        <w:t xml:space="preserve">Note: </w:t>
      </w:r>
      <w:r w:rsidRPr="006E52E9">
        <w:rPr>
          <w:rFonts w:ascii="Arial" w:hAnsi="Arial" w:cs="Arial"/>
        </w:rPr>
        <w:t>Air crew should not fly within 48 hours after inoculation.</w:t>
      </w:r>
    </w:p>
    <w:p w:rsidR="006E52E9" w:rsidRPr="006E52E9" w:rsidRDefault="006E52E9" w:rsidP="006E52E9">
      <w:pPr>
        <w:ind w:left="142"/>
        <w:jc w:val="both"/>
        <w:rPr>
          <w:rFonts w:ascii="Arial" w:hAnsi="Arial" w:cs="Arial"/>
        </w:rPr>
      </w:pPr>
      <w:r w:rsidRPr="006E52E9">
        <w:rPr>
          <w:rFonts w:ascii="Arial" w:hAnsi="Arial" w:cs="Arial"/>
        </w:rPr>
        <w:t>Inoculation may be followed by a slight general feverish reaction.</w:t>
      </w:r>
    </w:p>
    <w:p w:rsidR="006E52E9" w:rsidRPr="006E52E9" w:rsidRDefault="006E52E9" w:rsidP="006E52E9">
      <w:pPr>
        <w:ind w:left="142"/>
        <w:jc w:val="both"/>
        <w:rPr>
          <w:rFonts w:ascii="Arial" w:hAnsi="Arial" w:cs="Arial"/>
          <w:b/>
          <w:bCs/>
        </w:rPr>
      </w:pPr>
      <w:r w:rsidRPr="006E52E9">
        <w:rPr>
          <w:rFonts w:ascii="Arial" w:hAnsi="Arial" w:cs="Arial"/>
          <w:b/>
          <w:bCs/>
        </w:rPr>
        <w:t>• Cholera</w:t>
      </w:r>
    </w:p>
    <w:p w:rsidR="006E52E9" w:rsidRPr="006E52E9" w:rsidRDefault="006E52E9" w:rsidP="006E52E9">
      <w:pPr>
        <w:ind w:left="142"/>
        <w:jc w:val="both"/>
        <w:rPr>
          <w:rFonts w:ascii="Arial" w:hAnsi="Arial" w:cs="Arial"/>
        </w:rPr>
      </w:pPr>
      <w:r w:rsidRPr="006E52E9">
        <w:rPr>
          <w:rFonts w:ascii="Arial" w:hAnsi="Arial" w:cs="Arial"/>
        </w:rPr>
        <w:t>(1) Geographical distribution: Outbreaks of the disease usually are explosive and limited. Cholera is endemic in many areas of Asia.</w:t>
      </w:r>
    </w:p>
    <w:p w:rsidR="006E52E9" w:rsidRPr="006E52E9" w:rsidRDefault="006E52E9" w:rsidP="006E52E9">
      <w:pPr>
        <w:ind w:left="142"/>
        <w:jc w:val="both"/>
        <w:rPr>
          <w:rFonts w:ascii="Arial" w:hAnsi="Arial" w:cs="Arial"/>
        </w:rPr>
      </w:pPr>
      <w:r w:rsidRPr="006E52E9">
        <w:rPr>
          <w:rFonts w:ascii="Arial" w:hAnsi="Arial" w:cs="Arial"/>
        </w:rPr>
        <w:t>(2) Transmission: Cholera is spread by the ingestion of water and foods contaminated by the excrement of patients.</w:t>
      </w:r>
    </w:p>
    <w:p w:rsidR="006E52E9" w:rsidRPr="006E52E9" w:rsidRDefault="006E52E9" w:rsidP="006E52E9">
      <w:pPr>
        <w:ind w:left="142"/>
        <w:jc w:val="both"/>
        <w:rPr>
          <w:rFonts w:ascii="Arial" w:hAnsi="Arial" w:cs="Arial"/>
        </w:rPr>
      </w:pPr>
      <w:r w:rsidRPr="006E52E9">
        <w:rPr>
          <w:rFonts w:ascii="Arial" w:hAnsi="Arial" w:cs="Arial"/>
        </w:rPr>
        <w:t>(3) Incubation Period: Is short, usually 1 to 6 days.</w:t>
      </w:r>
    </w:p>
    <w:p w:rsidR="006E52E9" w:rsidRPr="006E52E9" w:rsidRDefault="006E52E9" w:rsidP="006E52E9">
      <w:pPr>
        <w:tabs>
          <w:tab w:val="left" w:pos="939"/>
        </w:tabs>
        <w:rPr>
          <w:rFonts w:ascii="Arial" w:hAnsi="Arial" w:cs="Arial"/>
        </w:rPr>
      </w:pPr>
    </w:p>
    <w:p w:rsidR="006E52E9" w:rsidRPr="006E52E9" w:rsidRDefault="006E52E9" w:rsidP="006E52E9">
      <w:pPr>
        <w:ind w:left="142"/>
        <w:jc w:val="both"/>
        <w:rPr>
          <w:rFonts w:ascii="Arial" w:hAnsi="Arial" w:cs="Arial"/>
        </w:rPr>
      </w:pPr>
      <w:r w:rsidRPr="006E52E9">
        <w:rPr>
          <w:rFonts w:ascii="Arial" w:hAnsi="Arial" w:cs="Arial"/>
        </w:rPr>
        <w:lastRenderedPageBreak/>
        <w:t>(4) Symptoms: Sudden onset. Initial symptoms are nausea, vomiting and diarrhea, with variable degrees of fever and abdominal pain. If diarrhea is severe the resultant dehydration may lead to intense thirst, muscle cramps and weakness.</w:t>
      </w:r>
    </w:p>
    <w:p w:rsidR="006E52E9" w:rsidRPr="006E52E9" w:rsidRDefault="006E52E9" w:rsidP="006E52E9">
      <w:pPr>
        <w:ind w:left="142"/>
        <w:jc w:val="both"/>
        <w:rPr>
          <w:rFonts w:ascii="Arial" w:hAnsi="Arial" w:cs="Arial"/>
        </w:rPr>
      </w:pPr>
      <w:r w:rsidRPr="006E52E9">
        <w:rPr>
          <w:rFonts w:ascii="Arial" w:hAnsi="Arial" w:cs="Arial"/>
        </w:rPr>
        <w:t>(5) Prognosis: In many cases the outlook depends largely on early and adequate therapy.</w:t>
      </w:r>
    </w:p>
    <w:p w:rsidR="006E52E9" w:rsidRPr="006E52E9" w:rsidRDefault="006E52E9" w:rsidP="006E52E9">
      <w:pPr>
        <w:ind w:left="142"/>
        <w:jc w:val="both"/>
        <w:rPr>
          <w:rFonts w:ascii="Arial" w:hAnsi="Arial" w:cs="Arial"/>
        </w:rPr>
      </w:pPr>
      <w:r w:rsidRPr="006E52E9">
        <w:rPr>
          <w:rFonts w:ascii="Arial" w:hAnsi="Arial" w:cs="Arial"/>
        </w:rPr>
        <w:t>(6) Prophylaxis: Strict hygiene of food and drink. In many countries cholera has been controlled by the purification of water supplies, and proper disposal of human excrement.</w:t>
      </w:r>
    </w:p>
    <w:p w:rsidR="006E52E9" w:rsidRPr="006E52E9" w:rsidRDefault="006E52E9" w:rsidP="006E52E9">
      <w:pPr>
        <w:ind w:left="142"/>
        <w:jc w:val="both"/>
        <w:rPr>
          <w:rFonts w:ascii="Arial" w:hAnsi="Arial" w:cs="Arial"/>
          <w:b/>
          <w:bCs/>
        </w:rPr>
      </w:pPr>
      <w:r w:rsidRPr="006E52E9">
        <w:rPr>
          <w:rFonts w:ascii="Arial" w:hAnsi="Arial" w:cs="Arial"/>
          <w:b/>
          <w:bCs/>
        </w:rPr>
        <w:t>• Dysentery</w:t>
      </w:r>
    </w:p>
    <w:p w:rsidR="006E52E9" w:rsidRPr="006E52E9" w:rsidRDefault="006E52E9" w:rsidP="006E52E9">
      <w:pPr>
        <w:ind w:left="142"/>
        <w:jc w:val="both"/>
        <w:rPr>
          <w:rFonts w:ascii="Arial" w:hAnsi="Arial" w:cs="Arial"/>
        </w:rPr>
      </w:pPr>
      <w:r w:rsidRPr="006E52E9">
        <w:rPr>
          <w:rFonts w:ascii="Arial" w:hAnsi="Arial" w:cs="Arial"/>
        </w:rPr>
        <w:t>(1) Definition: An acute infection of the bowel, characterized by frequent passage of stools accompanied by abdominal cramps, malaise and fever.</w:t>
      </w:r>
    </w:p>
    <w:p w:rsidR="006E52E9" w:rsidRPr="006E52E9" w:rsidRDefault="006E52E9" w:rsidP="006E52E9">
      <w:pPr>
        <w:ind w:left="142"/>
        <w:jc w:val="both"/>
        <w:rPr>
          <w:rFonts w:ascii="Arial" w:hAnsi="Arial" w:cs="Arial"/>
        </w:rPr>
      </w:pPr>
      <w:r w:rsidRPr="006E52E9">
        <w:rPr>
          <w:rFonts w:ascii="Arial" w:hAnsi="Arial" w:cs="Arial"/>
        </w:rPr>
        <w:t>(2) Incidence: Incidence is worldwide, but it is particularly common in hot climates.</w:t>
      </w:r>
    </w:p>
    <w:p w:rsidR="006E52E9" w:rsidRPr="006E52E9" w:rsidRDefault="006E52E9" w:rsidP="006E52E9">
      <w:pPr>
        <w:ind w:left="142"/>
        <w:jc w:val="both"/>
        <w:rPr>
          <w:rFonts w:ascii="Arial" w:hAnsi="Arial" w:cs="Arial"/>
        </w:rPr>
      </w:pPr>
      <w:r w:rsidRPr="006E52E9">
        <w:rPr>
          <w:rFonts w:ascii="Arial" w:hAnsi="Arial" w:cs="Arial"/>
        </w:rPr>
        <w:t>(3) Source of Infection: The source of infection is the excreta of infected individuals. Organisms are spread from individual to individual by the direct fecal-oral route. Indirect spread by contaminated food and inanimate objects is common, but waterborne disease is rare. Flies serve as carriers.</w:t>
      </w:r>
    </w:p>
    <w:p w:rsidR="006E52E9" w:rsidRPr="006E52E9" w:rsidRDefault="006E52E9" w:rsidP="006E52E9">
      <w:pPr>
        <w:ind w:left="142"/>
        <w:jc w:val="both"/>
        <w:rPr>
          <w:rFonts w:ascii="Arial" w:hAnsi="Arial" w:cs="Arial"/>
        </w:rPr>
      </w:pPr>
      <w:r w:rsidRPr="006E52E9">
        <w:rPr>
          <w:rFonts w:ascii="Arial" w:hAnsi="Arial" w:cs="Arial"/>
        </w:rPr>
        <w:t>Epidemics occur most frequently in overcrowded populations with inadequate sanitation. It is particularly common in younger children living in endemic areas, whereas adults of these regions are relatively resistant to infection and usually have less severe disease.</w:t>
      </w:r>
    </w:p>
    <w:p w:rsidR="006E52E9" w:rsidRPr="006E52E9" w:rsidRDefault="006E52E9" w:rsidP="006E52E9">
      <w:pPr>
        <w:ind w:left="142"/>
        <w:jc w:val="both"/>
        <w:rPr>
          <w:rFonts w:ascii="Arial" w:hAnsi="Arial" w:cs="Arial"/>
        </w:rPr>
      </w:pPr>
      <w:r w:rsidRPr="006E52E9">
        <w:rPr>
          <w:rFonts w:ascii="Arial" w:hAnsi="Arial" w:cs="Arial"/>
        </w:rPr>
        <w:t>(4) Incubation Period: Very short, some hours to a few days.</w:t>
      </w:r>
    </w:p>
    <w:p w:rsidR="006E52E9" w:rsidRPr="006E52E9" w:rsidRDefault="006E52E9" w:rsidP="006E52E9">
      <w:pPr>
        <w:ind w:left="142"/>
        <w:jc w:val="both"/>
        <w:rPr>
          <w:rFonts w:ascii="Arial" w:hAnsi="Arial" w:cs="Arial"/>
        </w:rPr>
      </w:pPr>
      <w:r w:rsidRPr="006E52E9">
        <w:rPr>
          <w:rFonts w:ascii="Arial" w:hAnsi="Arial" w:cs="Arial"/>
        </w:rPr>
        <w:t>(5) Symptoms: Depend on severity may have painful colicky diarrhea. Maybe raised temperature and vomiting. The disease usually shows great individual variation.</w:t>
      </w:r>
    </w:p>
    <w:p w:rsidR="006E52E9" w:rsidRPr="006E52E9" w:rsidRDefault="006E52E9" w:rsidP="006E52E9">
      <w:pPr>
        <w:ind w:left="142"/>
        <w:jc w:val="both"/>
        <w:rPr>
          <w:rFonts w:ascii="Arial" w:hAnsi="Arial" w:cs="Arial"/>
        </w:rPr>
      </w:pPr>
      <w:r w:rsidRPr="006E52E9">
        <w:rPr>
          <w:rFonts w:ascii="Arial" w:hAnsi="Arial" w:cs="Arial"/>
        </w:rPr>
        <w:t>(6) Prophylaxis: There is no effective inoculation. Strict hygiene of food and drink.</w:t>
      </w:r>
    </w:p>
    <w:p w:rsidR="006E52E9" w:rsidRPr="006E52E9" w:rsidRDefault="006E52E9" w:rsidP="006E52E9">
      <w:pPr>
        <w:jc w:val="both"/>
        <w:rPr>
          <w:rFonts w:ascii="Arial" w:hAnsi="Arial" w:cs="Arial"/>
        </w:rPr>
      </w:pPr>
      <w:r w:rsidRPr="006E52E9">
        <w:rPr>
          <w:rFonts w:ascii="Arial" w:hAnsi="Arial" w:cs="Arial"/>
        </w:rPr>
        <w:t xml:space="preserve">   (7) Treatment: There are many effective medicines available for disinfection of the   gastro-intestinal tract. It is advised to consult a doctor.</w:t>
      </w:r>
    </w:p>
    <w:p w:rsidR="006E52E9" w:rsidRPr="006E52E9" w:rsidRDefault="006E52E9" w:rsidP="006E52E9">
      <w:pPr>
        <w:ind w:left="284"/>
        <w:jc w:val="both"/>
        <w:rPr>
          <w:rFonts w:ascii="Arial" w:hAnsi="Arial" w:cs="Arial"/>
          <w:b/>
          <w:bCs/>
        </w:rPr>
      </w:pPr>
      <w:r w:rsidRPr="006E52E9">
        <w:rPr>
          <w:rFonts w:ascii="Arial" w:hAnsi="Arial" w:cs="Arial"/>
        </w:rPr>
        <w:t xml:space="preserve">• </w:t>
      </w:r>
      <w:r w:rsidRPr="006E52E9">
        <w:rPr>
          <w:rFonts w:ascii="Arial" w:hAnsi="Arial" w:cs="Arial"/>
          <w:b/>
          <w:bCs/>
        </w:rPr>
        <w:t>Yellow fever</w:t>
      </w:r>
    </w:p>
    <w:p w:rsidR="006E52E9" w:rsidRPr="006E52E9" w:rsidRDefault="006E52E9" w:rsidP="006E52E9">
      <w:pPr>
        <w:ind w:left="284"/>
        <w:jc w:val="both"/>
        <w:rPr>
          <w:rFonts w:ascii="Arial" w:hAnsi="Arial" w:cs="Arial"/>
        </w:rPr>
      </w:pPr>
      <w:r w:rsidRPr="006E52E9">
        <w:rPr>
          <w:rFonts w:ascii="Arial" w:hAnsi="Arial" w:cs="Arial"/>
        </w:rPr>
        <w:t>(1) Definition: An acute infectious virus disease occurring in tropical and subtropical zones.</w:t>
      </w:r>
    </w:p>
    <w:p w:rsidR="006E52E9" w:rsidRPr="006E52E9" w:rsidRDefault="006E52E9" w:rsidP="006E52E9">
      <w:pPr>
        <w:ind w:left="284"/>
        <w:jc w:val="both"/>
        <w:rPr>
          <w:rFonts w:ascii="Arial" w:hAnsi="Arial" w:cs="Arial"/>
        </w:rPr>
      </w:pPr>
      <w:r w:rsidRPr="006E52E9">
        <w:rPr>
          <w:rFonts w:ascii="Arial" w:hAnsi="Arial" w:cs="Arial"/>
        </w:rPr>
        <w:t>(2) Geographical Distribution: Particularly in tropical Africa and South and  Central America, unknown in Asia.</w:t>
      </w:r>
    </w:p>
    <w:p w:rsidR="006E52E9" w:rsidRPr="006E52E9" w:rsidRDefault="006E52E9" w:rsidP="006E52E9">
      <w:pPr>
        <w:ind w:left="284"/>
        <w:jc w:val="both"/>
        <w:rPr>
          <w:rFonts w:ascii="Arial" w:hAnsi="Arial" w:cs="Arial"/>
        </w:rPr>
      </w:pPr>
      <w:r w:rsidRPr="006E52E9">
        <w:rPr>
          <w:rFonts w:ascii="Arial" w:hAnsi="Arial" w:cs="Arial"/>
        </w:rPr>
        <w:t>(3) Incubation Period: 3 to 6 days.</w:t>
      </w:r>
    </w:p>
    <w:p w:rsidR="006E52E9" w:rsidRPr="006E52E9" w:rsidRDefault="006E52E9" w:rsidP="006E52E9">
      <w:pPr>
        <w:ind w:left="284"/>
        <w:rPr>
          <w:rFonts w:ascii="Arial" w:hAnsi="Arial" w:cs="Arial"/>
        </w:rPr>
      </w:pPr>
      <w:r w:rsidRPr="006E52E9">
        <w:rPr>
          <w:rFonts w:ascii="Arial" w:hAnsi="Arial" w:cs="Arial"/>
        </w:rPr>
        <w:t>(4) Causative Organism: The virus that causes the disease is transmitted by the bite of a female mosquito which previously has become infected. through feeding on the blood of a patient during the early stages of an attack.</w:t>
      </w:r>
    </w:p>
    <w:p w:rsidR="006E52E9" w:rsidRPr="006E52E9" w:rsidRDefault="006E52E9" w:rsidP="006E52E9">
      <w:pPr>
        <w:ind w:left="284"/>
        <w:jc w:val="both"/>
        <w:rPr>
          <w:rFonts w:ascii="Arial" w:hAnsi="Arial" w:cs="Arial"/>
        </w:rPr>
      </w:pPr>
      <w:r w:rsidRPr="006E52E9">
        <w:rPr>
          <w:rFonts w:ascii="Arial" w:hAnsi="Arial" w:cs="Arial"/>
        </w:rPr>
        <w:t>(5) Symptoms: Characterized by sudden onset, fever with relatively slow pulse, the face is flushed, eyes infected, gums congested, tongue red and pointed.</w:t>
      </w:r>
    </w:p>
    <w:p w:rsidR="006E52E9" w:rsidRPr="006E52E9" w:rsidRDefault="006E52E9" w:rsidP="006E52E9">
      <w:pPr>
        <w:ind w:left="284"/>
        <w:jc w:val="both"/>
        <w:rPr>
          <w:rFonts w:ascii="Arial" w:hAnsi="Arial" w:cs="Arial"/>
        </w:rPr>
      </w:pPr>
      <w:r w:rsidRPr="006E52E9">
        <w:rPr>
          <w:rFonts w:ascii="Arial" w:hAnsi="Arial" w:cs="Arial"/>
        </w:rPr>
        <w:lastRenderedPageBreak/>
        <w:t>Vomiting and constipation are common. Jaundice appears after the third day.</w:t>
      </w:r>
    </w:p>
    <w:p w:rsidR="006E52E9" w:rsidRPr="006E52E9" w:rsidRDefault="006E52E9" w:rsidP="006E52E9">
      <w:pPr>
        <w:ind w:left="284"/>
        <w:jc w:val="both"/>
        <w:rPr>
          <w:rFonts w:ascii="Arial" w:hAnsi="Arial" w:cs="Arial"/>
        </w:rPr>
      </w:pPr>
      <w:r w:rsidRPr="006E52E9">
        <w:rPr>
          <w:rFonts w:ascii="Arial" w:hAnsi="Arial" w:cs="Arial"/>
        </w:rPr>
        <w:t>(6) Prophylaxis: By inoculation. Period of validity of vaccination is ten years.</w:t>
      </w:r>
    </w:p>
    <w:p w:rsidR="006E52E9" w:rsidRPr="006E52E9" w:rsidRDefault="006E52E9" w:rsidP="006E52E9">
      <w:pPr>
        <w:ind w:left="142"/>
        <w:jc w:val="both"/>
        <w:rPr>
          <w:rFonts w:ascii="Arial" w:hAnsi="Arial" w:cs="Arial"/>
        </w:rPr>
      </w:pPr>
    </w:p>
    <w:p w:rsidR="006C59BC" w:rsidRPr="006E52E9" w:rsidRDefault="006C59BC" w:rsidP="006C59BC">
      <w:pPr>
        <w:autoSpaceDE w:val="0"/>
        <w:autoSpaceDN w:val="0"/>
        <w:adjustRightInd w:val="0"/>
        <w:jc w:val="both"/>
        <w:rPr>
          <w:rFonts w:ascii="Arial" w:hAnsi="Arial" w:cs="Arial"/>
        </w:rPr>
      </w:pPr>
    </w:p>
    <w:p w:rsidR="00752FDA" w:rsidRPr="006E52E9" w:rsidRDefault="00752FDA" w:rsidP="00752FDA">
      <w:pPr>
        <w:rPr>
          <w:rFonts w:ascii="Arial" w:hAnsi="Arial" w:cs="Arial"/>
        </w:rPr>
      </w:pPr>
    </w:p>
    <w:p w:rsidR="00752FDA" w:rsidRPr="006E52E9" w:rsidRDefault="00752FDA" w:rsidP="00752FDA">
      <w:pPr>
        <w:autoSpaceDE w:val="0"/>
        <w:autoSpaceDN w:val="0"/>
        <w:adjustRightInd w:val="0"/>
        <w:rPr>
          <w:rFonts w:ascii="Arial" w:hAnsi="Arial" w:cs="Arial"/>
        </w:rPr>
      </w:pPr>
    </w:p>
    <w:p w:rsidR="00752FDA" w:rsidRPr="006E52E9" w:rsidRDefault="00752FDA" w:rsidP="00752FDA">
      <w:pPr>
        <w:autoSpaceDE w:val="0"/>
        <w:autoSpaceDN w:val="0"/>
        <w:adjustRightInd w:val="0"/>
        <w:jc w:val="both"/>
        <w:rPr>
          <w:rFonts w:ascii="Arial" w:hAnsi="Arial" w:cs="Arial"/>
          <w:i/>
          <w:iCs/>
          <w:color w:val="0000FF"/>
        </w:rPr>
      </w:pPr>
    </w:p>
    <w:p w:rsidR="00752FDA" w:rsidRPr="006E52E9" w:rsidRDefault="00752FDA" w:rsidP="00E7112A">
      <w:pPr>
        <w:jc w:val="both"/>
        <w:rPr>
          <w:rFonts w:ascii="Arial" w:hAnsi="Arial" w:cs="Arial"/>
        </w:rPr>
      </w:pPr>
    </w:p>
    <w:p w:rsidR="00E7112A" w:rsidRPr="006E52E9" w:rsidRDefault="00E7112A" w:rsidP="00E7112A">
      <w:pPr>
        <w:jc w:val="both"/>
        <w:rPr>
          <w:rFonts w:ascii="Arial" w:hAnsi="Arial" w:cs="Arial"/>
        </w:rPr>
      </w:pPr>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p>
    <w:p w:rsidR="00304B7F" w:rsidRPr="006E52E9" w:rsidRDefault="00304B7F" w:rsidP="00304B7F">
      <w:pPr>
        <w:jc w:val="both"/>
        <w:rPr>
          <w:rFonts w:ascii="Arial" w:hAnsi="Arial" w:cs="Arial"/>
        </w:rPr>
      </w:pPr>
    </w:p>
    <w:p w:rsidR="00304B7F" w:rsidRPr="006E52E9" w:rsidRDefault="00304B7F" w:rsidP="00304B7F">
      <w:pPr>
        <w:ind w:left="720"/>
        <w:jc w:val="both"/>
        <w:rPr>
          <w:rFonts w:ascii="Arial" w:hAnsi="Arial" w:cs="Arial"/>
        </w:rPr>
      </w:pPr>
    </w:p>
    <w:p w:rsidR="006304E1" w:rsidRPr="006E52E9" w:rsidRDefault="006304E1" w:rsidP="006304E1">
      <w:pPr>
        <w:rPr>
          <w:rFonts w:ascii="Arial" w:hAnsi="Arial" w:cs="Arial"/>
        </w:rPr>
      </w:pPr>
    </w:p>
    <w:p w:rsidR="006304E1" w:rsidRPr="006E52E9" w:rsidRDefault="006304E1" w:rsidP="0083631A">
      <w:pPr>
        <w:rPr>
          <w:rFonts w:ascii="Arial" w:hAnsi="Arial" w:cs="Arial"/>
        </w:rPr>
      </w:pPr>
    </w:p>
    <w:p w:rsidR="006304E1" w:rsidRPr="006E52E9" w:rsidRDefault="006304E1" w:rsidP="0083631A">
      <w:pPr>
        <w:rPr>
          <w:rFonts w:ascii="Arial" w:hAnsi="Arial" w:cs="Arial"/>
        </w:rPr>
      </w:pPr>
    </w:p>
    <w:p w:rsidR="006304E1" w:rsidRPr="006E52E9" w:rsidRDefault="006304E1" w:rsidP="0083631A">
      <w:pPr>
        <w:rPr>
          <w:rFonts w:ascii="Arial" w:hAnsi="Arial" w:cs="Arial"/>
        </w:rPr>
      </w:pPr>
    </w:p>
    <w:p w:rsidR="006304E1" w:rsidRPr="006E52E9" w:rsidRDefault="006304E1" w:rsidP="0083631A">
      <w:pPr>
        <w:rPr>
          <w:rFonts w:ascii="Arial" w:hAnsi="Arial" w:cs="Arial"/>
        </w:rPr>
      </w:pPr>
    </w:p>
    <w:sectPr w:rsidR="006304E1" w:rsidRPr="006E52E9" w:rsidSect="008420D5">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0FE4" w:rsidRPr="00832A05" w:rsidRDefault="00E70FE4" w:rsidP="007C465D">
      <w:pPr>
        <w:pStyle w:val="Pieddepage"/>
        <w:rPr>
          <w:rFonts w:ascii="Helvetica" w:hAnsi="Helvetica"/>
          <w:sz w:val="18"/>
          <w:lang w:val="en-US"/>
        </w:rPr>
      </w:pPr>
      <w:r>
        <w:separator/>
      </w:r>
    </w:p>
  </w:endnote>
  <w:endnote w:type="continuationSeparator" w:id="1">
    <w:p w:rsidR="00E70FE4" w:rsidRPr="00832A05" w:rsidRDefault="00E70FE4" w:rsidP="007C465D">
      <w:pPr>
        <w:pStyle w:val="Pieddepage"/>
        <w:rPr>
          <w:rFonts w:ascii="Helvetica" w:hAnsi="Helvetica"/>
          <w:sz w:val="18"/>
          <w:lang w:val="en-US"/>
        </w:rP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Grilledutableau"/>
      <w:tblW w:w="10490" w:type="dxa"/>
      <w:tblInd w:w="-743" w:type="dxa"/>
      <w:tblLook w:val="04A0"/>
    </w:tblPr>
    <w:tblGrid>
      <w:gridCol w:w="10490"/>
    </w:tblGrid>
    <w:tr w:rsidR="007C465D" w:rsidTr="00E0204A">
      <w:tc>
        <w:tcPr>
          <w:tcW w:w="10490" w:type="dxa"/>
        </w:tcPr>
        <w:p w:rsidR="007C465D" w:rsidRDefault="007C465D" w:rsidP="007C465D">
          <w:pPr>
            <w:pStyle w:val="Pieddepage"/>
            <w:tabs>
              <w:tab w:val="center" w:pos="3629"/>
              <w:tab w:val="right" w:pos="7258"/>
            </w:tabs>
          </w:pPr>
          <w:r w:rsidRPr="00CD6190">
            <w:rPr>
              <w:b/>
              <w:bCs/>
              <w:sz w:val="20"/>
              <w:szCs w:val="20"/>
            </w:rPr>
            <w:t>15/02/2026</w:t>
          </w:r>
          <w:r>
            <w:rPr>
              <w:b/>
              <w:bCs/>
              <w:sz w:val="20"/>
              <w:szCs w:val="20"/>
            </w:rPr>
            <w:t xml:space="preserve">                                                      </w:t>
          </w:r>
          <w:r w:rsidRPr="00CD6190">
            <w:rPr>
              <w:b/>
              <w:bCs/>
              <w:sz w:val="20"/>
              <w:szCs w:val="20"/>
            </w:rPr>
            <w:t>REV 00</w:t>
          </w:r>
          <w:r w:rsidRPr="00CD6190">
            <w:rPr>
              <w:b/>
              <w:bCs/>
              <w:sz w:val="20"/>
              <w:szCs w:val="20"/>
            </w:rPr>
            <w:tab/>
          </w:r>
          <w:r>
            <w:rPr>
              <w:b/>
              <w:bCs/>
              <w:sz w:val="20"/>
              <w:szCs w:val="20"/>
            </w:rPr>
            <w:t xml:space="preserve">                                                                         </w:t>
          </w:r>
          <w:r w:rsidRPr="00CD6190">
            <w:rPr>
              <w:b/>
              <w:bCs/>
              <w:sz w:val="20"/>
              <w:szCs w:val="20"/>
            </w:rPr>
            <w:t xml:space="preserve">Page </w:t>
          </w:r>
          <w:r w:rsidR="008420D5" w:rsidRPr="00CD6190">
            <w:rPr>
              <w:b/>
              <w:bCs/>
              <w:sz w:val="20"/>
              <w:szCs w:val="20"/>
            </w:rPr>
            <w:fldChar w:fldCharType="begin"/>
          </w:r>
          <w:r w:rsidRPr="00CD6190">
            <w:rPr>
              <w:b/>
              <w:bCs/>
              <w:sz w:val="20"/>
              <w:szCs w:val="20"/>
            </w:rPr>
            <w:instrText xml:space="preserve"> PAGE  \* Arabic  \* MERGEFORMAT </w:instrText>
          </w:r>
          <w:r w:rsidR="008420D5" w:rsidRPr="00CD6190">
            <w:rPr>
              <w:b/>
              <w:bCs/>
              <w:sz w:val="20"/>
              <w:szCs w:val="20"/>
            </w:rPr>
            <w:fldChar w:fldCharType="separate"/>
          </w:r>
          <w:r w:rsidR="006230DF">
            <w:rPr>
              <w:b/>
              <w:bCs/>
              <w:noProof/>
              <w:sz w:val="20"/>
              <w:szCs w:val="20"/>
            </w:rPr>
            <w:t>23</w:t>
          </w:r>
          <w:r w:rsidR="008420D5" w:rsidRPr="00CD6190">
            <w:rPr>
              <w:b/>
              <w:bCs/>
              <w:sz w:val="20"/>
              <w:szCs w:val="20"/>
            </w:rPr>
            <w:fldChar w:fldCharType="end"/>
          </w:r>
          <w:r w:rsidRPr="00CD6190">
            <w:rPr>
              <w:b/>
              <w:bCs/>
              <w:sz w:val="20"/>
              <w:szCs w:val="20"/>
            </w:rPr>
            <w:t xml:space="preserve"> of </w:t>
          </w:r>
          <w:fldSimple w:instr=" NUMPAGES  \* Arabic  \* MERGEFORMAT ">
            <w:r w:rsidR="006230DF" w:rsidRPr="006230DF">
              <w:rPr>
                <w:b/>
                <w:bCs/>
                <w:noProof/>
                <w:sz w:val="20"/>
                <w:szCs w:val="20"/>
              </w:rPr>
              <w:t>23</w:t>
            </w:r>
          </w:fldSimple>
        </w:p>
      </w:tc>
    </w:tr>
  </w:tbl>
  <w:p w:rsidR="007C465D" w:rsidRDefault="007C465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0FE4" w:rsidRPr="00832A05" w:rsidRDefault="00E70FE4" w:rsidP="007C465D">
      <w:pPr>
        <w:pStyle w:val="Pieddepage"/>
        <w:rPr>
          <w:rFonts w:ascii="Helvetica" w:hAnsi="Helvetica"/>
          <w:sz w:val="18"/>
          <w:lang w:val="en-US"/>
        </w:rPr>
      </w:pPr>
      <w:r>
        <w:separator/>
      </w:r>
    </w:p>
  </w:footnote>
  <w:footnote w:type="continuationSeparator" w:id="1">
    <w:p w:rsidR="00E70FE4" w:rsidRPr="00832A05" w:rsidRDefault="00E70FE4" w:rsidP="007C465D">
      <w:pPr>
        <w:pStyle w:val="Pieddepage"/>
        <w:rPr>
          <w:rFonts w:ascii="Helvetica" w:hAnsi="Helvetica"/>
          <w:sz w:val="18"/>
          <w:lang w:val="en-US"/>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Grilledutableau"/>
      <w:tblW w:w="10490" w:type="dxa"/>
      <w:tblInd w:w="-743" w:type="dxa"/>
      <w:tblLook w:val="04A0"/>
    </w:tblPr>
    <w:tblGrid>
      <w:gridCol w:w="3403"/>
      <w:gridCol w:w="7087"/>
    </w:tblGrid>
    <w:tr w:rsidR="007C465D" w:rsidTr="00E0204A">
      <w:trPr>
        <w:trHeight w:val="422"/>
      </w:trPr>
      <w:tc>
        <w:tcPr>
          <w:tcW w:w="3403" w:type="dxa"/>
          <w:vMerge w:val="restart"/>
        </w:tcPr>
        <w:p w:rsidR="007C465D" w:rsidRDefault="007C465D" w:rsidP="003C5656">
          <w:pPr>
            <w:pStyle w:val="En-tte"/>
          </w:pPr>
          <w:r>
            <w:rPr>
              <w:noProof/>
            </w:rPr>
            <w:drawing>
              <wp:inline distT="0" distB="0" distL="0" distR="0">
                <wp:extent cx="1246909" cy="540857"/>
                <wp:effectExtent l="0" t="0" r="0" b="0"/>
                <wp:docPr id="2" name="Image 0" descr="Outlook-1b5ow5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ook-1b5ow5ro.png"/>
                        <pic:cNvPicPr/>
                      </pic:nvPicPr>
                      <pic:blipFill>
                        <a:blip r:embed="rId1"/>
                        <a:stretch>
                          <a:fillRect/>
                        </a:stretch>
                      </pic:blipFill>
                      <pic:spPr>
                        <a:xfrm>
                          <a:off x="0" y="0"/>
                          <a:ext cx="1252391" cy="543235"/>
                        </a:xfrm>
                        <a:prstGeom prst="rect">
                          <a:avLst/>
                        </a:prstGeom>
                      </pic:spPr>
                    </pic:pic>
                  </a:graphicData>
                </a:graphic>
              </wp:inline>
            </w:drawing>
          </w:r>
        </w:p>
      </w:tc>
      <w:tc>
        <w:tcPr>
          <w:tcW w:w="7087" w:type="dxa"/>
        </w:tcPr>
        <w:p w:rsidR="007C465D" w:rsidRPr="008C6261" w:rsidRDefault="007C465D" w:rsidP="003C5656">
          <w:pPr>
            <w:pStyle w:val="En-tte"/>
            <w:rPr>
              <w:b/>
            </w:rPr>
          </w:pPr>
          <w:r w:rsidRPr="008C6261">
            <w:rPr>
              <w:b/>
            </w:rPr>
            <w:t>OPERATION MANUAL PART A</w:t>
          </w:r>
          <w:r w:rsidRPr="008C6261">
            <w:rPr>
              <w:b/>
            </w:rPr>
            <w:ptab w:relativeTo="margin" w:alignment="right" w:leader="none"/>
          </w:r>
        </w:p>
      </w:tc>
    </w:tr>
    <w:tr w:rsidR="007C465D" w:rsidTr="00E0204A">
      <w:trPr>
        <w:trHeight w:val="174"/>
      </w:trPr>
      <w:tc>
        <w:tcPr>
          <w:tcW w:w="3403" w:type="dxa"/>
          <w:vMerge/>
        </w:tcPr>
        <w:p w:rsidR="007C465D" w:rsidRDefault="007C465D" w:rsidP="003C5656">
          <w:pPr>
            <w:pStyle w:val="En-tte"/>
          </w:pPr>
        </w:p>
      </w:tc>
      <w:tc>
        <w:tcPr>
          <w:tcW w:w="7087" w:type="dxa"/>
        </w:tcPr>
        <w:p w:rsidR="007C465D" w:rsidRPr="008C6261" w:rsidRDefault="007C465D" w:rsidP="003C5656">
          <w:pPr>
            <w:pStyle w:val="En-tte"/>
            <w:rPr>
              <w:b/>
            </w:rPr>
          </w:pPr>
          <w:r>
            <w:rPr>
              <w:b/>
            </w:rPr>
            <w:t xml:space="preserve">6. </w:t>
          </w:r>
          <w:r w:rsidRPr="008C6261">
            <w:rPr>
              <w:b/>
            </w:rPr>
            <w:t>CREW COMPOSITION</w:t>
          </w:r>
        </w:p>
      </w:tc>
    </w:tr>
  </w:tbl>
  <w:p w:rsidR="007C465D" w:rsidRDefault="007C465D">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C9531E"/>
    <w:multiLevelType w:val="hybridMultilevel"/>
    <w:tmpl w:val="ADCC09D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DDC09A3"/>
    <w:multiLevelType w:val="hybridMultilevel"/>
    <w:tmpl w:val="22F097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6C8B4D02"/>
    <w:multiLevelType w:val="singleLevel"/>
    <w:tmpl w:val="0BC02670"/>
    <w:lvl w:ilvl="0">
      <w:start w:val="6"/>
      <w:numFmt w:val="bullet"/>
      <w:lvlText w:val="-"/>
      <w:lvlJc w:val="left"/>
      <w:pPr>
        <w:tabs>
          <w:tab w:val="num" w:pos="408"/>
        </w:tabs>
        <w:ind w:left="408" w:hanging="360"/>
      </w:pPr>
      <w:rPr>
        <w:rFonts w:ascii="Times New Roman" w:hAnsi="Times New Roman" w:hint="default"/>
      </w:rPr>
    </w:lvl>
  </w:abstractNum>
  <w:abstractNum w:abstractNumId="3">
    <w:nsid w:val="7CC1398A"/>
    <w:multiLevelType w:val="multilevel"/>
    <w:tmpl w:val="2954DC8C"/>
    <w:lvl w:ilvl="0">
      <w:start w:val="6"/>
      <w:numFmt w:val="decimal"/>
      <w:pStyle w:val="Titre1"/>
      <w:lvlText w:val="%1."/>
      <w:lvlJc w:val="left"/>
      <w:pPr>
        <w:tabs>
          <w:tab w:val="num" w:pos="454"/>
        </w:tabs>
        <w:ind w:left="454" w:hanging="454"/>
      </w:pPr>
      <w:rPr>
        <w:rFonts w:ascii="Helvetica" w:hAnsi="Helvetica" w:hint="default"/>
        <w:b/>
        <w:i w:val="0"/>
        <w:sz w:val="18"/>
        <w:u w:val="none"/>
      </w:rPr>
    </w:lvl>
    <w:lvl w:ilvl="1">
      <w:start w:val="1"/>
      <w:numFmt w:val="decimal"/>
      <w:pStyle w:val="Titre2"/>
      <w:lvlText w:val="%1.%2."/>
      <w:lvlJc w:val="left"/>
      <w:pPr>
        <w:tabs>
          <w:tab w:val="num" w:pos="576"/>
        </w:tabs>
        <w:ind w:left="576" w:hanging="576"/>
      </w:pPr>
      <w:rPr>
        <w:rFonts w:ascii="Helvetica" w:hAnsi="Helvetica" w:hint="default"/>
        <w:b/>
        <w:i w:val="0"/>
        <w:caps w:val="0"/>
        <w:sz w:val="18"/>
        <w:u w:val="none"/>
      </w:rPr>
    </w:lvl>
    <w:lvl w:ilvl="2">
      <w:start w:val="1"/>
      <w:numFmt w:val="decimal"/>
      <w:pStyle w:val="Titre3"/>
      <w:lvlText w:val="%1.%2.%3."/>
      <w:lvlJc w:val="left"/>
      <w:pPr>
        <w:tabs>
          <w:tab w:val="num" w:pos="567"/>
        </w:tabs>
        <w:ind w:left="567" w:hanging="567"/>
      </w:pPr>
      <w:rPr>
        <w:rFonts w:ascii="Arial" w:hAnsi="Arial" w:cs="Arial" w:hint="default"/>
        <w:b/>
        <w:i w:val="0"/>
        <w:sz w:val="24"/>
        <w:szCs w:val="22"/>
        <w:u w:val="none"/>
      </w:rPr>
    </w:lvl>
    <w:lvl w:ilvl="3">
      <w:start w:val="1"/>
      <w:numFmt w:val="decimal"/>
      <w:pStyle w:val="Titre4"/>
      <w:lvlText w:val="%1.%2.%3.%4."/>
      <w:lvlJc w:val="left"/>
      <w:pPr>
        <w:tabs>
          <w:tab w:val="num" w:pos="864"/>
        </w:tabs>
        <w:ind w:left="864" w:hanging="864"/>
      </w:pPr>
      <w:rPr>
        <w:rFonts w:ascii="Arial" w:hAnsi="Arial" w:cs="Arial" w:hint="default"/>
        <w:b/>
        <w:i w:val="0"/>
        <w:sz w:val="22"/>
      </w:rPr>
    </w:lvl>
    <w:lvl w:ilvl="4">
      <w:start w:val="1"/>
      <w:numFmt w:val="decimal"/>
      <w:pStyle w:val="Titre5"/>
      <w:lvlText w:val="%1.%2.%3.%4.%5."/>
      <w:lvlJc w:val="left"/>
      <w:pPr>
        <w:tabs>
          <w:tab w:val="num" w:pos="1008"/>
        </w:tabs>
        <w:ind w:left="1008" w:hanging="1008"/>
      </w:pPr>
      <w:rPr>
        <w:rFonts w:ascii="Helvetica" w:hAnsi="Helvetica" w:hint="default"/>
        <w:b w:val="0"/>
        <w:i w:val="0"/>
        <w:sz w:val="18"/>
        <w:u w:val="none"/>
      </w:rPr>
    </w:lvl>
    <w:lvl w:ilvl="5">
      <w:start w:val="1"/>
      <w:numFmt w:val="decimal"/>
      <w:pStyle w:val="Titre6"/>
      <w:lvlText w:val="%1.%2.%3.%4.%5.%6."/>
      <w:lvlJc w:val="left"/>
      <w:pPr>
        <w:tabs>
          <w:tab w:val="num" w:pos="1152"/>
        </w:tabs>
        <w:ind w:left="1152" w:hanging="1152"/>
      </w:pPr>
      <w:rPr>
        <w:rFonts w:ascii="Helvetica" w:hAnsi="Helvetica" w:hint="default"/>
        <w:b w:val="0"/>
        <w:i/>
        <w:sz w:val="18"/>
        <w:u w:val="none"/>
      </w:rPr>
    </w:lvl>
    <w:lvl w:ilvl="6">
      <w:start w:val="1"/>
      <w:numFmt w:val="decimal"/>
      <w:pStyle w:val="Titre7"/>
      <w:lvlText w:val="%1.%2.%3.%4.%5.%6.%7."/>
      <w:lvlJc w:val="left"/>
      <w:pPr>
        <w:tabs>
          <w:tab w:val="num" w:pos="1296"/>
        </w:tabs>
        <w:ind w:left="1296" w:hanging="1296"/>
      </w:pPr>
      <w:rPr>
        <w:rFonts w:ascii="Helvetica" w:hAnsi="Helvetica" w:hint="default"/>
        <w:b w:val="0"/>
        <w:i/>
        <w:sz w:val="18"/>
        <w:u w:val="none"/>
      </w:rPr>
    </w:lvl>
    <w:lvl w:ilvl="7">
      <w:start w:val="1"/>
      <w:numFmt w:val="decimal"/>
      <w:pStyle w:val="Titre8"/>
      <w:lvlText w:val="%1.%2.%3.%4.%5.%6.%7.%8."/>
      <w:lvlJc w:val="left"/>
      <w:pPr>
        <w:tabs>
          <w:tab w:val="num" w:pos="1440"/>
        </w:tabs>
        <w:ind w:left="1440" w:hanging="1440"/>
      </w:pPr>
      <w:rPr>
        <w:rFonts w:ascii="Helvetica" w:hAnsi="Helvetica" w:hint="default"/>
        <w:b w:val="0"/>
        <w:i w:val="0"/>
        <w:sz w:val="18"/>
        <w:u w:val="none"/>
      </w:rPr>
    </w:lvl>
    <w:lvl w:ilvl="8">
      <w:start w:val="1"/>
      <w:numFmt w:val="decimal"/>
      <w:pStyle w:val="Titre9"/>
      <w:lvlText w:val="%1.%2.%3.%4.%5.%6.%7.%8.%9."/>
      <w:lvlJc w:val="left"/>
      <w:pPr>
        <w:tabs>
          <w:tab w:val="num" w:pos="1584"/>
        </w:tabs>
        <w:ind w:left="1584" w:hanging="1584"/>
      </w:pPr>
      <w:rPr>
        <w:rFonts w:ascii="Helvetica" w:hAnsi="Helvetica" w:hint="default"/>
        <w:b w:val="0"/>
        <w:i w:val="0"/>
        <w:sz w:val="18"/>
        <w:u w:val="none"/>
      </w:rPr>
    </w:lvl>
  </w:abstractNum>
  <w:num w:numId="1">
    <w:abstractNumId w:val="3"/>
  </w:num>
  <w:num w:numId="2">
    <w:abstractNumId w:val="0"/>
  </w:num>
  <w:num w:numId="3">
    <w:abstractNumId w:val="2"/>
  </w:num>
  <w:num w:numId="4">
    <w:abstractNumId w:val="3"/>
    <w:lvlOverride w:ilvl="0">
      <w:startOverride w:val="6"/>
    </w:lvlOverride>
    <w:lvlOverride w:ilvl="1">
      <w:startOverride w:val="2"/>
    </w:lvlOverride>
  </w:num>
  <w:num w:numId="5">
    <w:abstractNumId w:val="1"/>
  </w:num>
  <w:num w:numId="6">
    <w:abstractNumId w:val="3"/>
    <w:lvlOverride w:ilvl="0">
      <w:startOverride w:val="6"/>
    </w:lvlOverride>
    <w:lvlOverride w:ilvl="1">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5"/>
  <w:hideSpellingErrors/>
  <w:defaultTabStop w:val="708"/>
  <w:hyphenationZone w:val="425"/>
  <w:characterSpacingControl w:val="doNotCompress"/>
  <w:footnotePr>
    <w:footnote w:id="0"/>
    <w:footnote w:id="1"/>
  </w:footnotePr>
  <w:endnotePr>
    <w:endnote w:id="0"/>
    <w:endnote w:id="1"/>
  </w:endnotePr>
  <w:compat>
    <w:useFELayout/>
  </w:compat>
  <w:rsids>
    <w:rsidRoot w:val="007C465D"/>
    <w:rsid w:val="00304B7F"/>
    <w:rsid w:val="005C5D3A"/>
    <w:rsid w:val="006230DF"/>
    <w:rsid w:val="006304E1"/>
    <w:rsid w:val="006C59BC"/>
    <w:rsid w:val="006E52E9"/>
    <w:rsid w:val="00752FDA"/>
    <w:rsid w:val="007C465D"/>
    <w:rsid w:val="0083631A"/>
    <w:rsid w:val="008420D5"/>
    <w:rsid w:val="00A90C0C"/>
    <w:rsid w:val="00B457E4"/>
    <w:rsid w:val="00E0204A"/>
    <w:rsid w:val="00E70FE4"/>
    <w:rsid w:val="00E7112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0D5"/>
  </w:style>
  <w:style w:type="paragraph" w:styleId="Titre1">
    <w:name w:val="heading 1"/>
    <w:aliases w:val="1."/>
    <w:basedOn w:val="Normal"/>
    <w:next w:val="Normal"/>
    <w:link w:val="Titre1Car"/>
    <w:qFormat/>
    <w:rsid w:val="006304E1"/>
    <w:pPr>
      <w:keepNext/>
      <w:numPr>
        <w:numId w:val="1"/>
      </w:numPr>
      <w:spacing w:before="240" w:after="60" w:line="240" w:lineRule="auto"/>
      <w:jc w:val="both"/>
      <w:outlineLvl w:val="0"/>
    </w:pPr>
    <w:rPr>
      <w:rFonts w:ascii="Arial" w:eastAsia="Times New Roman" w:hAnsi="Arial" w:cs="Times New Roman"/>
      <w:b/>
      <w:caps/>
      <w:color w:val="000080"/>
      <w:kern w:val="28"/>
      <w:sz w:val="18"/>
      <w:szCs w:val="20"/>
      <w:u w:val="single"/>
      <w:lang w:val="en-US" w:eastAsia="en-US"/>
    </w:rPr>
  </w:style>
  <w:style w:type="paragraph" w:styleId="Titre2">
    <w:name w:val="heading 2"/>
    <w:aliases w:val="A."/>
    <w:basedOn w:val="Normal"/>
    <w:next w:val="Normal"/>
    <w:link w:val="Titre2Car"/>
    <w:qFormat/>
    <w:rsid w:val="006304E1"/>
    <w:pPr>
      <w:keepNext/>
      <w:numPr>
        <w:ilvl w:val="1"/>
        <w:numId w:val="1"/>
      </w:numPr>
      <w:spacing w:before="240" w:after="60" w:line="240" w:lineRule="auto"/>
      <w:jc w:val="both"/>
      <w:outlineLvl w:val="1"/>
    </w:pPr>
    <w:rPr>
      <w:rFonts w:ascii="Arial" w:eastAsia="Times New Roman" w:hAnsi="Arial" w:cs="Times New Roman"/>
      <w:b/>
      <w:caps/>
      <w:color w:val="000080"/>
      <w:sz w:val="18"/>
      <w:szCs w:val="20"/>
      <w:lang w:val="en-AU" w:eastAsia="en-US"/>
    </w:rPr>
  </w:style>
  <w:style w:type="paragraph" w:styleId="Titre3">
    <w:name w:val="heading 3"/>
    <w:basedOn w:val="Normal"/>
    <w:next w:val="Normal"/>
    <w:link w:val="Titre3Car"/>
    <w:qFormat/>
    <w:rsid w:val="006304E1"/>
    <w:pPr>
      <w:keepNext/>
      <w:numPr>
        <w:ilvl w:val="2"/>
        <w:numId w:val="1"/>
      </w:numPr>
      <w:spacing w:before="120" w:after="60" w:line="240" w:lineRule="auto"/>
      <w:outlineLvl w:val="2"/>
    </w:pPr>
    <w:rPr>
      <w:rFonts w:ascii="Arial" w:eastAsia="Times New Roman" w:hAnsi="Arial" w:cs="Times New Roman"/>
      <w:b/>
      <w:color w:val="000080"/>
      <w:sz w:val="18"/>
      <w:szCs w:val="20"/>
      <w:u w:val="single"/>
      <w:lang w:val="en-AU" w:eastAsia="en-US"/>
    </w:rPr>
  </w:style>
  <w:style w:type="paragraph" w:styleId="Titre4">
    <w:name w:val="heading 4"/>
    <w:basedOn w:val="Normal"/>
    <w:next w:val="Normal"/>
    <w:link w:val="Titre4Car"/>
    <w:qFormat/>
    <w:rsid w:val="006304E1"/>
    <w:pPr>
      <w:keepNext/>
      <w:numPr>
        <w:ilvl w:val="3"/>
        <w:numId w:val="1"/>
      </w:numPr>
      <w:spacing w:before="120" w:after="60" w:line="240" w:lineRule="auto"/>
      <w:jc w:val="both"/>
      <w:outlineLvl w:val="3"/>
    </w:pPr>
    <w:rPr>
      <w:rFonts w:ascii="Arial" w:eastAsia="Times New Roman" w:hAnsi="Arial" w:cs="Times New Roman"/>
      <w:b/>
      <w:sz w:val="18"/>
      <w:szCs w:val="20"/>
      <w:lang w:val="en-US" w:eastAsia="en-US"/>
    </w:rPr>
  </w:style>
  <w:style w:type="paragraph" w:styleId="Titre5">
    <w:name w:val="heading 5"/>
    <w:basedOn w:val="Normal"/>
    <w:next w:val="Normal"/>
    <w:link w:val="Titre5Car"/>
    <w:qFormat/>
    <w:rsid w:val="006304E1"/>
    <w:pPr>
      <w:numPr>
        <w:ilvl w:val="4"/>
        <w:numId w:val="1"/>
      </w:numPr>
      <w:spacing w:before="120" w:after="60" w:line="240" w:lineRule="auto"/>
      <w:jc w:val="both"/>
      <w:outlineLvl w:val="4"/>
    </w:pPr>
    <w:rPr>
      <w:rFonts w:ascii="Arial" w:eastAsia="Times New Roman" w:hAnsi="Arial" w:cs="Times New Roman"/>
      <w:sz w:val="18"/>
      <w:szCs w:val="20"/>
      <w:u w:val="single"/>
      <w:lang w:val="en-US" w:eastAsia="en-US"/>
    </w:rPr>
  </w:style>
  <w:style w:type="paragraph" w:styleId="Titre6">
    <w:name w:val="heading 6"/>
    <w:basedOn w:val="Normal"/>
    <w:next w:val="Normal"/>
    <w:link w:val="Titre6Car"/>
    <w:qFormat/>
    <w:rsid w:val="006304E1"/>
    <w:pPr>
      <w:numPr>
        <w:ilvl w:val="5"/>
        <w:numId w:val="1"/>
      </w:numPr>
      <w:spacing w:before="120" w:after="60" w:line="240" w:lineRule="auto"/>
      <w:jc w:val="both"/>
      <w:outlineLvl w:val="5"/>
    </w:pPr>
    <w:rPr>
      <w:rFonts w:ascii="Arial" w:eastAsia="Times New Roman" w:hAnsi="Arial" w:cs="Times New Roman"/>
      <w:i/>
      <w:sz w:val="18"/>
      <w:szCs w:val="20"/>
      <w:u w:val="single"/>
      <w:lang w:val="en-US" w:eastAsia="en-US"/>
    </w:rPr>
  </w:style>
  <w:style w:type="paragraph" w:styleId="Titre7">
    <w:name w:val="heading 7"/>
    <w:basedOn w:val="Normal"/>
    <w:next w:val="Normal"/>
    <w:link w:val="Titre7Car"/>
    <w:qFormat/>
    <w:rsid w:val="006304E1"/>
    <w:pPr>
      <w:numPr>
        <w:ilvl w:val="6"/>
        <w:numId w:val="1"/>
      </w:numPr>
      <w:spacing w:before="120" w:after="60" w:line="240" w:lineRule="auto"/>
      <w:outlineLvl w:val="6"/>
    </w:pPr>
    <w:rPr>
      <w:rFonts w:ascii="Helvetica" w:eastAsia="Times New Roman" w:hAnsi="Helvetica" w:cs="Times New Roman"/>
      <w:i/>
      <w:sz w:val="18"/>
      <w:szCs w:val="20"/>
      <w:lang w:val="en-US" w:eastAsia="en-US"/>
    </w:rPr>
  </w:style>
  <w:style w:type="paragraph" w:styleId="Titre8">
    <w:name w:val="heading 8"/>
    <w:basedOn w:val="Normal"/>
    <w:next w:val="Normal"/>
    <w:link w:val="Titre8Car"/>
    <w:qFormat/>
    <w:rsid w:val="006304E1"/>
    <w:pPr>
      <w:numPr>
        <w:ilvl w:val="7"/>
        <w:numId w:val="1"/>
      </w:numPr>
      <w:spacing w:before="120" w:after="60" w:line="240" w:lineRule="auto"/>
      <w:jc w:val="both"/>
      <w:outlineLvl w:val="7"/>
    </w:pPr>
    <w:rPr>
      <w:rFonts w:ascii="Arial" w:eastAsia="Times New Roman" w:hAnsi="Arial" w:cs="Times New Roman"/>
      <w:sz w:val="18"/>
      <w:szCs w:val="20"/>
      <w:lang w:val="en-US" w:eastAsia="en-US"/>
    </w:rPr>
  </w:style>
  <w:style w:type="paragraph" w:styleId="Titre9">
    <w:name w:val="heading 9"/>
    <w:basedOn w:val="Normal"/>
    <w:next w:val="Normal"/>
    <w:link w:val="Titre9Car"/>
    <w:qFormat/>
    <w:rsid w:val="006304E1"/>
    <w:pPr>
      <w:numPr>
        <w:ilvl w:val="8"/>
        <w:numId w:val="1"/>
      </w:numPr>
      <w:spacing w:before="120" w:after="60" w:line="240" w:lineRule="auto"/>
      <w:outlineLvl w:val="8"/>
    </w:pPr>
    <w:rPr>
      <w:rFonts w:ascii="Helvetica" w:eastAsia="Times New Roman" w:hAnsi="Helvetica" w:cs="Times New Roman"/>
      <w:sz w:val="18"/>
      <w:szCs w:val="20"/>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7C465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7C465D"/>
  </w:style>
  <w:style w:type="paragraph" w:styleId="Pieddepage">
    <w:name w:val="footer"/>
    <w:basedOn w:val="Normal"/>
    <w:link w:val="PieddepageCar"/>
    <w:uiPriority w:val="99"/>
    <w:unhideWhenUsed/>
    <w:rsid w:val="007C465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C465D"/>
  </w:style>
  <w:style w:type="table" w:styleId="Grilledutableau">
    <w:name w:val="Table Grid"/>
    <w:basedOn w:val="TableauNormal"/>
    <w:rsid w:val="007C46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C465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C465D"/>
    <w:rPr>
      <w:rFonts w:ascii="Tahoma" w:hAnsi="Tahoma" w:cs="Tahoma"/>
      <w:sz w:val="16"/>
      <w:szCs w:val="16"/>
    </w:rPr>
  </w:style>
  <w:style w:type="character" w:styleId="Lienhypertexte">
    <w:name w:val="Hyperlink"/>
    <w:uiPriority w:val="99"/>
    <w:rsid w:val="0083631A"/>
    <w:rPr>
      <w:rFonts w:ascii="Arial" w:hAnsi="Arial"/>
      <w:dstrike w:val="0"/>
      <w:color w:val="0000FF"/>
      <w:sz w:val="18"/>
      <w:u w:val="single" w:color="0000FF"/>
      <w:bdr w:val="none" w:sz="0" w:space="0" w:color="auto"/>
      <w:shd w:val="clear" w:color="auto" w:fill="FFFF00"/>
      <w:vertAlign w:val="baseline"/>
    </w:rPr>
  </w:style>
  <w:style w:type="paragraph" w:styleId="TM1">
    <w:name w:val="toc 1"/>
    <w:basedOn w:val="Normal"/>
    <w:next w:val="Normal"/>
    <w:autoRedefine/>
    <w:uiPriority w:val="39"/>
    <w:rsid w:val="0083631A"/>
    <w:pPr>
      <w:spacing w:before="240" w:after="0" w:line="240" w:lineRule="auto"/>
    </w:pPr>
    <w:rPr>
      <w:rFonts w:ascii="Arial Bold" w:eastAsia="Times New Roman" w:hAnsi="Arial Bold" w:cs="Times New Roman"/>
      <w:b/>
      <w:caps/>
      <w:sz w:val="18"/>
      <w:szCs w:val="20"/>
      <w:lang w:val="en-US" w:eastAsia="en-US"/>
    </w:rPr>
  </w:style>
  <w:style w:type="paragraph" w:styleId="TM2">
    <w:name w:val="toc 2"/>
    <w:basedOn w:val="Normal"/>
    <w:next w:val="Normal"/>
    <w:autoRedefine/>
    <w:uiPriority w:val="39"/>
    <w:rsid w:val="0083631A"/>
    <w:pPr>
      <w:tabs>
        <w:tab w:val="left" w:pos="900"/>
        <w:tab w:val="right" w:leader="dot" w:pos="6964"/>
      </w:tabs>
      <w:spacing w:before="120" w:after="0" w:line="240" w:lineRule="auto"/>
    </w:pPr>
    <w:rPr>
      <w:rFonts w:ascii="Arial Bold" w:eastAsia="Times New Roman" w:hAnsi="Arial Bold" w:cs="Times New Roman"/>
      <w:b/>
      <w:sz w:val="18"/>
      <w:szCs w:val="20"/>
      <w:lang w:val="en-GB" w:eastAsia="en-US"/>
    </w:rPr>
  </w:style>
  <w:style w:type="paragraph" w:styleId="TM3">
    <w:name w:val="toc 3"/>
    <w:basedOn w:val="Normal"/>
    <w:next w:val="Normal"/>
    <w:autoRedefine/>
    <w:uiPriority w:val="39"/>
    <w:rsid w:val="0083631A"/>
    <w:pPr>
      <w:spacing w:after="0" w:line="240" w:lineRule="auto"/>
      <w:ind w:left="180"/>
    </w:pPr>
    <w:rPr>
      <w:rFonts w:ascii="Arial" w:eastAsia="Times New Roman" w:hAnsi="Arial" w:cs="Times New Roman"/>
      <w:sz w:val="18"/>
      <w:szCs w:val="20"/>
      <w:lang w:val="en-US" w:eastAsia="en-US"/>
    </w:rPr>
  </w:style>
  <w:style w:type="character" w:customStyle="1" w:styleId="Titre1Car">
    <w:name w:val="Titre 1 Car"/>
    <w:aliases w:val="1. Car"/>
    <w:basedOn w:val="Policepardfaut"/>
    <w:link w:val="Titre1"/>
    <w:rsid w:val="006304E1"/>
    <w:rPr>
      <w:rFonts w:ascii="Arial" w:eastAsia="Times New Roman" w:hAnsi="Arial" w:cs="Times New Roman"/>
      <w:b/>
      <w:caps/>
      <w:color w:val="000080"/>
      <w:kern w:val="28"/>
      <w:sz w:val="18"/>
      <w:szCs w:val="20"/>
      <w:u w:val="single"/>
      <w:lang w:val="en-US" w:eastAsia="en-US"/>
    </w:rPr>
  </w:style>
  <w:style w:type="character" w:customStyle="1" w:styleId="Titre2Car">
    <w:name w:val="Titre 2 Car"/>
    <w:aliases w:val="A. Car"/>
    <w:basedOn w:val="Policepardfaut"/>
    <w:link w:val="Titre2"/>
    <w:rsid w:val="006304E1"/>
    <w:rPr>
      <w:rFonts w:ascii="Arial" w:eastAsia="Times New Roman" w:hAnsi="Arial" w:cs="Times New Roman"/>
      <w:b/>
      <w:caps/>
      <w:color w:val="000080"/>
      <w:sz w:val="18"/>
      <w:szCs w:val="20"/>
      <w:lang w:val="en-AU" w:eastAsia="en-US"/>
    </w:rPr>
  </w:style>
  <w:style w:type="character" w:customStyle="1" w:styleId="Titre3Car">
    <w:name w:val="Titre 3 Car"/>
    <w:basedOn w:val="Policepardfaut"/>
    <w:link w:val="Titre3"/>
    <w:rsid w:val="006304E1"/>
    <w:rPr>
      <w:rFonts w:ascii="Arial" w:eastAsia="Times New Roman" w:hAnsi="Arial" w:cs="Times New Roman"/>
      <w:b/>
      <w:color w:val="000080"/>
      <w:sz w:val="18"/>
      <w:szCs w:val="20"/>
      <w:u w:val="single"/>
      <w:lang w:val="en-AU" w:eastAsia="en-US"/>
    </w:rPr>
  </w:style>
  <w:style w:type="character" w:customStyle="1" w:styleId="Titre4Car">
    <w:name w:val="Titre 4 Car"/>
    <w:basedOn w:val="Policepardfaut"/>
    <w:link w:val="Titre4"/>
    <w:rsid w:val="006304E1"/>
    <w:rPr>
      <w:rFonts w:ascii="Arial" w:eastAsia="Times New Roman" w:hAnsi="Arial" w:cs="Times New Roman"/>
      <w:b/>
      <w:sz w:val="18"/>
      <w:szCs w:val="20"/>
      <w:lang w:val="en-US" w:eastAsia="en-US"/>
    </w:rPr>
  </w:style>
  <w:style w:type="character" w:customStyle="1" w:styleId="Titre5Car">
    <w:name w:val="Titre 5 Car"/>
    <w:basedOn w:val="Policepardfaut"/>
    <w:link w:val="Titre5"/>
    <w:rsid w:val="006304E1"/>
    <w:rPr>
      <w:rFonts w:ascii="Arial" w:eastAsia="Times New Roman" w:hAnsi="Arial" w:cs="Times New Roman"/>
      <w:sz w:val="18"/>
      <w:szCs w:val="20"/>
      <w:u w:val="single"/>
      <w:lang w:val="en-US" w:eastAsia="en-US"/>
    </w:rPr>
  </w:style>
  <w:style w:type="character" w:customStyle="1" w:styleId="Titre6Car">
    <w:name w:val="Titre 6 Car"/>
    <w:basedOn w:val="Policepardfaut"/>
    <w:link w:val="Titre6"/>
    <w:rsid w:val="006304E1"/>
    <w:rPr>
      <w:rFonts w:ascii="Arial" w:eastAsia="Times New Roman" w:hAnsi="Arial" w:cs="Times New Roman"/>
      <w:i/>
      <w:sz w:val="18"/>
      <w:szCs w:val="20"/>
      <w:u w:val="single"/>
      <w:lang w:val="en-US" w:eastAsia="en-US"/>
    </w:rPr>
  </w:style>
  <w:style w:type="character" w:customStyle="1" w:styleId="Titre7Car">
    <w:name w:val="Titre 7 Car"/>
    <w:basedOn w:val="Policepardfaut"/>
    <w:link w:val="Titre7"/>
    <w:rsid w:val="006304E1"/>
    <w:rPr>
      <w:rFonts w:ascii="Helvetica" w:eastAsia="Times New Roman" w:hAnsi="Helvetica" w:cs="Times New Roman"/>
      <w:i/>
      <w:sz w:val="18"/>
      <w:szCs w:val="20"/>
      <w:lang w:val="en-US" w:eastAsia="en-US"/>
    </w:rPr>
  </w:style>
  <w:style w:type="character" w:customStyle="1" w:styleId="Titre8Car">
    <w:name w:val="Titre 8 Car"/>
    <w:basedOn w:val="Policepardfaut"/>
    <w:link w:val="Titre8"/>
    <w:rsid w:val="006304E1"/>
    <w:rPr>
      <w:rFonts w:ascii="Arial" w:eastAsia="Times New Roman" w:hAnsi="Arial" w:cs="Times New Roman"/>
      <w:sz w:val="18"/>
      <w:szCs w:val="20"/>
      <w:lang w:val="en-US" w:eastAsia="en-US"/>
    </w:rPr>
  </w:style>
  <w:style w:type="character" w:customStyle="1" w:styleId="Titre9Car">
    <w:name w:val="Titre 9 Car"/>
    <w:basedOn w:val="Policepardfaut"/>
    <w:link w:val="Titre9"/>
    <w:rsid w:val="006304E1"/>
    <w:rPr>
      <w:rFonts w:ascii="Helvetica" w:eastAsia="Times New Roman" w:hAnsi="Helvetica" w:cs="Times New Roman"/>
      <w:sz w:val="18"/>
      <w:szCs w:val="20"/>
      <w:lang w:val="en-US" w:eastAsia="en-US"/>
    </w:rPr>
  </w:style>
  <w:style w:type="paragraph" w:customStyle="1" w:styleId="Default">
    <w:name w:val="Default"/>
    <w:rsid w:val="006304E1"/>
    <w:pPr>
      <w:autoSpaceDE w:val="0"/>
      <w:autoSpaceDN w:val="0"/>
      <w:adjustRightInd w:val="0"/>
      <w:spacing w:after="0" w:line="240" w:lineRule="auto"/>
    </w:pPr>
    <w:rPr>
      <w:rFonts w:ascii="Arial" w:eastAsia="Times New Roman" w:hAnsi="Arial" w:cs="Arial"/>
      <w:color w:val="000000"/>
      <w:sz w:val="24"/>
      <w:szCs w:val="24"/>
      <w:lang w:val="en-US" w:eastAsia="en-US"/>
    </w:rPr>
  </w:style>
  <w:style w:type="paragraph" w:customStyle="1" w:styleId="Section2paras">
    <w:name w:val="Section2 paras"/>
    <w:basedOn w:val="Normal"/>
    <w:rsid w:val="00E7112A"/>
    <w:pPr>
      <w:tabs>
        <w:tab w:val="left" w:pos="720"/>
        <w:tab w:val="left" w:pos="7200"/>
      </w:tabs>
      <w:spacing w:before="120" w:after="0" w:line="240" w:lineRule="atLeast"/>
      <w:jc w:val="both"/>
    </w:pPr>
    <w:rPr>
      <w:rFonts w:ascii="Helvetica" w:eastAsia="Times New Roman" w:hAnsi="Helvetica" w:cs="Times New Roman"/>
      <w:spacing w:val="4"/>
      <w:sz w:val="18"/>
      <w:szCs w:val="20"/>
      <w:lang w:val="en-GB"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helmholtz-muenchen.de/en/epcard-portal/epcard-home/inde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2031DB-C001-4CBE-99BB-9D4E6BFB0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23</Pages>
  <Words>8141</Words>
  <Characters>44776</Characters>
  <Application>Microsoft Office Word</Application>
  <DocSecurity>0</DocSecurity>
  <Lines>373</Lines>
  <Paragraphs>105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kais.abdellaoui</dc:creator>
  <cp:keywords/>
  <dc:description/>
  <cp:lastModifiedBy>kais.abdellaoui</cp:lastModifiedBy>
  <cp:revision>12</cp:revision>
  <dcterms:created xsi:type="dcterms:W3CDTF">2026-02-10T16:00:00Z</dcterms:created>
  <dcterms:modified xsi:type="dcterms:W3CDTF">2026-02-11T08:41:00Z</dcterms:modified>
</cp:coreProperties>
</file>